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23EE8487" w14:textId="77777777" w:rsidR="008C3BD0" w:rsidRPr="00C423F2" w:rsidRDefault="008C3BD0" w:rsidP="008C3BD0">
      <w:pPr>
        <w:spacing w:line="480" w:lineRule="auto"/>
        <w:jc w:val="center"/>
        <w:rPr>
          <w:del w:id="0" w:author="Evan He" w:date="2024-02-12T15:30:00Z"/>
          <w:rFonts w:cs="Arial"/>
          <w:b/>
          <w:bCs/>
          <w:sz w:val="48"/>
          <w:szCs w:val="48"/>
          <w:shd w:val="clear" w:color="auto" w:fill="FFFFFF"/>
        </w:rPr>
      </w:pPr>
      <w:del w:id="1" w:author="Evan He" w:date="2024-02-12T15:30:00Z">
        <w:r w:rsidRPr="00C423F2">
          <w:rPr>
            <w:rFonts w:eastAsia="Microsoft JhengHei" w:cs="Arial"/>
            <w:b/>
            <w:bCs/>
            <w:sz w:val="48"/>
            <w:szCs w:val="48"/>
            <w:shd w:val="clear" w:color="auto" w:fill="FFFFFF"/>
          </w:rPr>
          <w:delText>Project: Part 1</w:delText>
        </w:r>
      </w:del>
    </w:p>
    <w:p w14:paraId="5770CD59" w14:textId="274C6A24" w:rsidR="008C3BD0" w:rsidRPr="00092EB1" w:rsidRDefault="00092EB1" w:rsidP="008C3BD0">
      <w:pPr>
        <w:spacing w:line="480" w:lineRule="auto"/>
        <w:jc w:val="center"/>
        <w:rPr>
          <w:b/>
          <w:sz w:val="48"/>
          <w:shd w:val="clear" w:color="auto" w:fill="FFFFFF"/>
          <w:rPrChange w:id="2" w:author="Evan He" w:date="2024-02-12T15:30:00Z">
            <w:rPr>
              <w:b/>
              <w:sz w:val="28"/>
              <w:shd w:val="clear" w:color="auto" w:fill="FFFFFF"/>
            </w:rPr>
          </w:rPrChange>
        </w:rPr>
      </w:pPr>
      <w:ins w:id="3" w:author="Evan He" w:date="2024-02-12T15:30:00Z">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ins>
      <w:moveFromRangeStart w:id="4" w:author="Evan He" w:date="2024-02-12T15:30:00Z" w:name="move158644223"/>
      <w:moveFrom w:id="5" w:author="Evan He" w:date="2024-02-12T15:30:00Z">
        <w:r w:rsidR="004B4F3E" w:rsidRPr="004B4F3E">
          <w:rPr>
            <w:sz w:val="40"/>
            <w:shd w:val="clear" w:color="auto" w:fill="FFFFFF"/>
            <w:rPrChange w:id="6" w:author="Evan He" w:date="2024-02-12T15:30:00Z">
              <w:rPr>
                <w:b/>
                <w:sz w:val="28"/>
                <w:shd w:val="clear" w:color="auto" w:fill="FFFFFF"/>
              </w:rPr>
            </w:rPrChange>
          </w:rPr>
          <w:t xml:space="preserve"> </w:t>
        </w:r>
        <w:r w:rsidRPr="004B4F3E">
          <w:rPr>
            <w:sz w:val="40"/>
            <w:shd w:val="clear" w:color="auto" w:fill="FFFFFF"/>
            <w:rPrChange w:id="7" w:author="Evan He" w:date="2024-02-12T15:30:00Z">
              <w:rPr>
                <w:b/>
                <w:sz w:val="28"/>
                <w:shd w:val="clear" w:color="auto" w:fill="FFFFFF"/>
              </w:rPr>
            </w:rPrChange>
          </w:rPr>
          <w:t>Introduction</w:t>
        </w:r>
        <w:r w:rsidR="00790D47" w:rsidRPr="004B4F3E">
          <w:rPr>
            <w:sz w:val="40"/>
            <w:shd w:val="clear" w:color="auto" w:fill="FFFFFF"/>
            <w:rPrChange w:id="8" w:author="Evan He" w:date="2024-02-12T15:30:00Z">
              <w:rPr>
                <w:b/>
                <w:sz w:val="28"/>
                <w:shd w:val="clear" w:color="auto" w:fill="FFFFFF"/>
              </w:rPr>
            </w:rPrChange>
          </w:rPr>
          <w:t xml:space="preserve">. </w:t>
        </w:r>
        <w:r w:rsidRPr="004B4F3E">
          <w:rPr>
            <w:sz w:val="40"/>
            <w:shd w:val="clear" w:color="auto" w:fill="FFFFFF"/>
            <w:rPrChange w:id="9" w:author="Evan He" w:date="2024-02-12T15:30:00Z">
              <w:rPr>
                <w:b/>
                <w:sz w:val="28"/>
                <w:shd w:val="clear" w:color="auto" w:fill="FFFFFF"/>
              </w:rPr>
            </w:rPrChange>
          </w:rPr>
          <w:t>Set Up. Functional</w:t>
        </w:r>
      </w:moveFrom>
      <w:moveFromRangeEnd w:id="4"/>
      <w:r>
        <w:rPr>
          <w:b/>
          <w:sz w:val="48"/>
          <w:shd w:val="clear" w:color="auto" w:fill="FFFFFF"/>
          <w:rPrChange w:id="10" w:author="Evan He" w:date="2024-02-12T15:30:00Z">
            <w:rPr>
              <w:b/>
              <w:sz w:val="28"/>
              <w:shd w:val="clear" w:color="auto" w:fill="FFFFFF"/>
            </w:rPr>
          </w:rPrChange>
        </w:rPr>
        <w:t xml:space="preserve"> </w:t>
      </w:r>
      <w:r w:rsidRPr="00092EB1">
        <w:rPr>
          <w:b/>
          <w:color w:val="0D0D0D"/>
          <w:sz w:val="48"/>
          <w:shd w:val="clear" w:color="auto" w:fill="FFFFFF"/>
          <w:rPrChange w:id="11" w:author="Evan He" w:date="2024-02-12T15:30:00Z">
            <w:rPr>
              <w:b/>
              <w:sz w:val="28"/>
              <w:shd w:val="clear" w:color="auto" w:fill="FFFFFF"/>
            </w:rPr>
          </w:rPrChange>
        </w:rPr>
        <w:t xml:space="preserve">Testing and </w:t>
      </w:r>
      <w:del w:id="12" w:author="Evan He" w:date="2024-02-12T15:30:00Z">
        <w:r w:rsidR="008C3BD0" w:rsidRPr="00C423F2">
          <w:rPr>
            <w:rFonts w:eastAsia="Microsoft JhengHei" w:cs="Arial"/>
            <w:b/>
            <w:bCs/>
            <w:sz w:val="28"/>
            <w:szCs w:val="28"/>
            <w:shd w:val="clear" w:color="auto" w:fill="FFFFFF"/>
          </w:rPr>
          <w:delText>Partitioning</w:delText>
        </w:r>
      </w:del>
      <w:ins w:id="13" w:author="Evan He" w:date="2024-02-12T15:30:00Z">
        <w:r w:rsidRPr="00092EB1">
          <w:rPr>
            <w:rFonts w:cs="Arial"/>
            <w:b/>
            <w:bCs/>
            <w:color w:val="0D0D0D"/>
            <w:sz w:val="48"/>
            <w:szCs w:val="48"/>
            <w:shd w:val="clear" w:color="auto" w:fill="FFFFFF"/>
          </w:rPr>
          <w:t xml:space="preserve">Debugging </w:t>
        </w:r>
      </w:ins>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3990A3D8" w:rsidR="008C3BD0" w:rsidRDefault="00790D47" w:rsidP="008C3BD0">
      <w:pPr>
        <w:spacing w:line="480" w:lineRule="auto"/>
        <w:jc w:val="center"/>
        <w:rPr>
          <w:rFonts w:eastAsia="Microsoft JhengHei" w:cs="Arial"/>
          <w:b/>
          <w:bCs/>
          <w:sz w:val="28"/>
          <w:szCs w:val="28"/>
          <w:shd w:val="clear" w:color="auto" w:fill="FFFFFF"/>
        </w:rPr>
      </w:pPr>
      <w:ins w:id="14" w:author="Evan He" w:date="2024-02-12T15:30:00Z">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xml:space="preserve">, </w:t>
        </w:r>
      </w:ins>
      <w:r w:rsidRPr="00790D47">
        <w:rPr>
          <w:rFonts w:eastAsia="Microsoft JhengHei" w:cs="Arial"/>
          <w:b/>
          <w:bCs/>
          <w:sz w:val="28"/>
          <w:szCs w:val="28"/>
          <w:shd w:val="clear" w:color="auto" w:fill="FFFFFF"/>
        </w:rPr>
        <w:t>2024</w:t>
      </w:r>
      <w:del w:id="15" w:author="Evan He" w:date="2024-02-12T15:30:00Z">
        <w:r w:rsidR="008C3BD0" w:rsidRPr="00C423F2">
          <w:rPr>
            <w:rFonts w:eastAsia="Microsoft JhengHei" w:cs="Arial"/>
            <w:b/>
            <w:bCs/>
            <w:sz w:val="28"/>
            <w:szCs w:val="28"/>
            <w:shd w:val="clear" w:color="auto" w:fill="FFFFFF"/>
          </w:rPr>
          <w:delText>-02-06</w:delText>
        </w:r>
      </w:del>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59D241" w14:textId="77777777" w:rsidR="008C3BD0" w:rsidRPr="00C423F2" w:rsidRDefault="008C3BD0" w:rsidP="008C3BD0">
      <w:pPr>
        <w:rPr>
          <w:rFonts w:cs="Arial"/>
          <w:shd w:val="clear" w:color="auto" w:fill="FFFFFF"/>
        </w:rPr>
      </w:pPr>
    </w:p>
    <w:p w14:paraId="754B6D05" w14:textId="77777777" w:rsidR="008C3BD0" w:rsidRPr="00C423F2" w:rsidRDefault="008C3BD0" w:rsidP="008C3BD0">
      <w:pPr>
        <w:rPr>
          <w:rFonts w:cs="Arial"/>
          <w:shd w:val="clear" w:color="auto" w:fill="FFFFFF"/>
        </w:rPr>
      </w:pPr>
    </w:p>
    <w:p w14:paraId="11D6C23E" w14:textId="77777777" w:rsidR="008C3BD0" w:rsidRPr="00C423F2" w:rsidRDefault="008C3BD0" w:rsidP="008C3BD0">
      <w:pPr>
        <w:rPr>
          <w:rFonts w:cs="Arial"/>
          <w:shd w:val="clear" w:color="auto" w:fill="FFFFFF"/>
        </w:rPr>
      </w:pPr>
    </w:p>
    <w:p w14:paraId="037F3F33" w14:textId="77777777" w:rsidR="008C3BD0" w:rsidRPr="00C423F2" w:rsidRDefault="008C3BD0" w:rsidP="008C3BD0">
      <w:pPr>
        <w:rPr>
          <w:rFonts w:cs="Arial"/>
          <w:shd w:val="clear" w:color="auto" w:fill="FFFFFF"/>
        </w:rPr>
      </w:pPr>
    </w:p>
    <w:p w14:paraId="2995D3E6" w14:textId="77777777" w:rsidR="008C3BD0" w:rsidRPr="00C423F2" w:rsidRDefault="008C3BD0" w:rsidP="008C3BD0">
      <w:pPr>
        <w:rPr>
          <w:rFonts w:cs="Arial"/>
          <w:shd w:val="clear" w:color="auto" w:fill="FFFFFF"/>
        </w:rPr>
      </w:pPr>
    </w:p>
    <w:p w14:paraId="2C8088A1" w14:textId="77777777" w:rsidR="008C3BD0" w:rsidRPr="00C423F2" w:rsidRDefault="008C3BD0" w:rsidP="008C3BD0">
      <w:pPr>
        <w:rPr>
          <w:rFonts w:cs="Arial"/>
          <w:shd w:val="clear" w:color="auto" w:fill="FFFFFF"/>
        </w:rPr>
      </w:pPr>
    </w:p>
    <w:p w14:paraId="79FA8BB6" w14:textId="77777777" w:rsidR="008C3BD0" w:rsidRDefault="008C3BD0" w:rsidP="008C3BD0">
      <w:pPr>
        <w:rPr>
          <w:rFonts w:cs="Arial"/>
        </w:rPr>
      </w:pPr>
    </w:p>
    <w:p w14:paraId="2F3EBA3C" w14:textId="77777777" w:rsidR="00092EB1" w:rsidRDefault="00092EB1" w:rsidP="008C3BD0">
      <w:pPr>
        <w:rPr>
          <w:ins w:id="16" w:author="Evan He" w:date="2024-02-12T15:30:00Z"/>
          <w:rFonts w:cs="Arial"/>
        </w:rPr>
      </w:pPr>
    </w:p>
    <w:p w14:paraId="0CE43A03" w14:textId="77777777" w:rsidR="00790D47" w:rsidRDefault="00790D47" w:rsidP="008C3BD0">
      <w:pPr>
        <w:rPr>
          <w:ins w:id="17" w:author="Evan He" w:date="2024-02-12T15:30:00Z"/>
          <w:rFonts w:cs="Arial"/>
        </w:rPr>
      </w:pPr>
    </w:p>
    <w:p w14:paraId="6133AD7E" w14:textId="76F4DC8C" w:rsidR="004B4F3E" w:rsidRPr="004B4F3E" w:rsidRDefault="00092EB1" w:rsidP="004B4F3E">
      <w:pPr>
        <w:pStyle w:val="1"/>
        <w:jc w:val="center"/>
        <w:rPr>
          <w:ins w:id="18" w:author="Evan He" w:date="2024-02-12T15:30:00Z"/>
          <w:rFonts w:cs="Arial"/>
          <w:sz w:val="40"/>
          <w:szCs w:val="40"/>
          <w:shd w:val="clear" w:color="auto" w:fill="FFFFFF"/>
        </w:rPr>
      </w:pPr>
      <w:ins w:id="19" w:author="Evan He" w:date="2024-02-12T15:30:00Z">
        <w:r w:rsidRPr="004B4F3E">
          <w:rPr>
            <w:rFonts w:cs="Arial"/>
            <w:sz w:val="40"/>
            <w:szCs w:val="40"/>
            <w:shd w:val="clear" w:color="auto" w:fill="FFFFFF"/>
          </w:rPr>
          <w:t>Part 1</w:t>
        </w:r>
        <w:r w:rsidR="004B4F3E" w:rsidRPr="004B4F3E">
          <w:rPr>
            <w:rFonts w:cs="Arial"/>
            <w:sz w:val="40"/>
            <w:szCs w:val="40"/>
            <w:shd w:val="clear" w:color="auto" w:fill="FFFFFF"/>
          </w:rPr>
          <w:t>:</w:t>
        </w:r>
      </w:ins>
      <w:moveToRangeStart w:id="20" w:author="Evan He" w:date="2024-02-12T15:30:00Z" w:name="move158644223"/>
      <w:moveTo w:id="21" w:author="Evan He" w:date="2024-02-12T15:30:00Z">
        <w:r w:rsidR="004B4F3E" w:rsidRPr="004B4F3E">
          <w:rPr>
            <w:sz w:val="40"/>
            <w:shd w:val="clear" w:color="auto" w:fill="FFFFFF"/>
            <w:rPrChange w:id="22" w:author="Evan He" w:date="2024-02-12T15:30:00Z">
              <w:rPr>
                <w:sz w:val="28"/>
                <w:shd w:val="clear" w:color="auto" w:fill="FFFFFF"/>
              </w:rPr>
            </w:rPrChange>
          </w:rPr>
          <w:t xml:space="preserve"> </w:t>
        </w:r>
        <w:r w:rsidRPr="004B4F3E">
          <w:rPr>
            <w:sz w:val="40"/>
            <w:shd w:val="clear" w:color="auto" w:fill="FFFFFF"/>
            <w:rPrChange w:id="23" w:author="Evan He" w:date="2024-02-12T15:30:00Z">
              <w:rPr>
                <w:sz w:val="28"/>
                <w:shd w:val="clear" w:color="auto" w:fill="FFFFFF"/>
              </w:rPr>
            </w:rPrChange>
          </w:rPr>
          <w:t>Introduction</w:t>
        </w:r>
        <w:r w:rsidR="00790D47" w:rsidRPr="004B4F3E">
          <w:rPr>
            <w:sz w:val="40"/>
            <w:shd w:val="clear" w:color="auto" w:fill="FFFFFF"/>
            <w:rPrChange w:id="24" w:author="Evan He" w:date="2024-02-12T15:30:00Z">
              <w:rPr>
                <w:sz w:val="28"/>
                <w:shd w:val="clear" w:color="auto" w:fill="FFFFFF"/>
              </w:rPr>
            </w:rPrChange>
          </w:rPr>
          <w:t xml:space="preserve">. </w:t>
        </w:r>
        <w:r w:rsidRPr="004B4F3E">
          <w:rPr>
            <w:sz w:val="40"/>
            <w:shd w:val="clear" w:color="auto" w:fill="FFFFFF"/>
            <w:rPrChange w:id="25" w:author="Evan He" w:date="2024-02-12T15:30:00Z">
              <w:rPr>
                <w:sz w:val="28"/>
                <w:shd w:val="clear" w:color="auto" w:fill="FFFFFF"/>
              </w:rPr>
            </w:rPrChange>
          </w:rPr>
          <w:t>Set Up. Functional</w:t>
        </w:r>
      </w:moveTo>
      <w:moveToRangeEnd w:id="20"/>
      <w:ins w:id="26" w:author="Evan He" w:date="2024-02-12T15:30:00Z">
        <w:r w:rsidRPr="004B4F3E">
          <w:rPr>
            <w:rFonts w:cs="Arial"/>
            <w:sz w:val="40"/>
            <w:szCs w:val="40"/>
            <w:shd w:val="clear" w:color="auto" w:fill="FFFFFF"/>
          </w:rPr>
          <w:t xml:space="preserve"> Testing and Partitioning</w:t>
        </w:r>
      </w:ins>
    </w:p>
    <w:p w14:paraId="4361327E" w14:textId="1EB449C9" w:rsidR="00463416" w:rsidRPr="004B4F3E" w:rsidRDefault="00463416" w:rsidP="006B2F93">
      <w:pPr>
        <w:pStyle w:val="2"/>
        <w:rPr>
          <w:rPrChange w:id="27" w:author="Evan He" w:date="2024-02-12T15:30:00Z">
            <w:rPr/>
          </w:rPrChange>
        </w:rPr>
      </w:pPr>
      <w:r w:rsidRPr="004B4F3E">
        <w:rPr>
          <w:rPrChange w:id="28" w:author="Evan He" w:date="2024-02-12T15:30:00Z">
            <w:rPr/>
          </w:rPrChange>
        </w:rPr>
        <w:t>Introduction</w:t>
      </w:r>
    </w:p>
    <w:p w14:paraId="05751D18" w14:textId="468B0B0B" w:rsidR="000E6E9A" w:rsidRPr="00C423F2" w:rsidRDefault="000E6E9A" w:rsidP="006B2F93">
      <w:pPr>
        <w:pStyle w:val="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7CEA7B38" w:rsidR="000E6E9A" w:rsidRPr="00BF0D73" w:rsidRDefault="000E6E9A" w:rsidP="00BF0D73">
      <w:pPr>
        <w:rPr>
          <w:rFonts w:cs="Arial"/>
        </w:rPr>
      </w:pPr>
      <w:r w:rsidRPr="00BF0D73">
        <w:rPr>
          <w:rFonts w:cs="Arial"/>
        </w:rPr>
        <w:t xml:space="preserve">The project mainly uses </w:t>
      </w:r>
      <w:r w:rsidRPr="00BF0D73">
        <w:rPr>
          <w:rStyle w:val="a4"/>
          <w:rFonts w:cs="Arial"/>
        </w:rPr>
        <w:t>Electron</w:t>
      </w:r>
      <w:del w:id="29" w:author="Evan He" w:date="2024-02-12T15:30:00Z">
        <w:r w:rsidRPr="00BF0D73">
          <w:rPr>
            <w:rStyle w:val="a4"/>
            <w:rFonts w:cs="Arial"/>
          </w:rPr>
          <w:delText>+js+</w:delText>
        </w:r>
      </w:del>
      <w:ins w:id="30" w:author="Evan He" w:date="2024-02-12T15:30:00Z">
        <w:r w:rsidR="00790D47">
          <w:rPr>
            <w:rStyle w:val="a4"/>
            <w:rFonts w:cs="Arial"/>
          </w:rPr>
          <w:t xml:space="preserve"> </w:t>
        </w:r>
        <w:r w:rsidRPr="00BF0D73">
          <w:rPr>
            <w:rStyle w:val="a4"/>
            <w:rFonts w:cs="Arial"/>
          </w:rPr>
          <w:t>+</w:t>
        </w:r>
        <w:r w:rsidR="00790D47" w:rsidRPr="00790D47">
          <w:rPr>
            <w:rStyle w:val="a4"/>
            <w:rFonts w:cs="Arial"/>
          </w:rPr>
          <w:t xml:space="preserve"> JavaScript</w:t>
        </w:r>
        <w:r w:rsidR="00790D47">
          <w:rPr>
            <w:rStyle w:val="a4"/>
            <w:rFonts w:cs="Arial"/>
          </w:rPr>
          <w:t xml:space="preserve"> </w:t>
        </w:r>
        <w:r w:rsidRPr="00BF0D73">
          <w:rPr>
            <w:rStyle w:val="a4"/>
            <w:rFonts w:cs="Arial"/>
          </w:rPr>
          <w:t>+</w:t>
        </w:r>
        <w:r w:rsidR="00790D47">
          <w:rPr>
            <w:rStyle w:val="a4"/>
            <w:rFonts w:cs="Arial"/>
          </w:rPr>
          <w:t xml:space="preserve"> </w:t>
        </w:r>
      </w:ins>
      <w:r w:rsidRPr="00BF0D73">
        <w:rPr>
          <w:rStyle w:val="a4"/>
          <w:rFonts w:cs="Arial"/>
        </w:rPr>
        <w:t xml:space="preserve">Java </w:t>
      </w:r>
      <w:r w:rsidRPr="00BF0D73">
        <w:rPr>
          <w:rStyle w:val="a4"/>
          <w:rFonts w:cs="Arial"/>
          <w:b w:val="0"/>
          <w:bCs w:val="0"/>
        </w:rPr>
        <w:t xml:space="preserve">in order to support web </w:t>
      </w:r>
      <w:r w:rsidRPr="00BF0D73">
        <w:rPr>
          <w:rStyle w:val="a4"/>
          <w:rFonts w:cs="Arial"/>
          <w:b w:val="0"/>
          <w:bCs w:val="0"/>
        </w:rPr>
        <w:lastRenderedPageBreak/>
        <w:t>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2"/>
        <w:rPr>
          <w:rPrChange w:id="31" w:author="Evan He" w:date="2024-02-12T15:30:00Z">
            <w:rPr/>
          </w:rPrChange>
        </w:rPr>
      </w:pPr>
      <w:r w:rsidRPr="004B4F3E">
        <w:rPr>
          <w:rPrChange w:id="32" w:author="Evan He" w:date="2024-02-12T15:30:00Z">
            <w:rPr/>
          </w:rPrChange>
        </w:rPr>
        <w:t>Deployment</w:t>
      </w:r>
    </w:p>
    <w:p w14:paraId="358109BF" w14:textId="267E93F6" w:rsidR="00F3511E" w:rsidRPr="00C423F2" w:rsidRDefault="00F3511E" w:rsidP="006B2F93">
      <w:pPr>
        <w:pStyle w:val="3"/>
      </w:pPr>
      <w:r w:rsidRPr="00C423F2">
        <w:t>Run the Server</w:t>
      </w:r>
    </w:p>
    <w:p w14:paraId="09FCC873" w14:textId="30D33066" w:rsidR="00F3511E" w:rsidRPr="00BF0D73" w:rsidRDefault="000A338C" w:rsidP="00BF0D73">
      <w:pPr>
        <w:pStyle w:val="a3"/>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a3"/>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a3"/>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r w:rsidR="002427F1" w:rsidRPr="00BF0D73">
        <w:rPr>
          <w:rFonts w:cs="Arial"/>
          <w:highlight w:val="darkGray"/>
          <w:shd w:val="clear" w:color="auto" w:fill="000000"/>
        </w:rPr>
        <w:t>mvn clean install</w:t>
      </w:r>
    </w:p>
    <w:p w14:paraId="285442F1" w14:textId="5B7DA278" w:rsidR="002427F1" w:rsidRPr="00BF0D73" w:rsidRDefault="002427F1" w:rsidP="00BF0D73">
      <w:pPr>
        <w:pStyle w:val="a3"/>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a3"/>
        <w:numPr>
          <w:ilvl w:val="0"/>
          <w:numId w:val="1"/>
        </w:numPr>
        <w:ind w:firstLineChars="0"/>
        <w:rPr>
          <w:rFonts w:cs="Arial"/>
        </w:rPr>
      </w:pPr>
      <w:r w:rsidRPr="00BF0D73">
        <w:rPr>
          <w:rFonts w:cs="Arial"/>
        </w:rPr>
        <w:t xml:space="preserve">Run the application with </w:t>
      </w:r>
      <w:r w:rsidRPr="00475916">
        <w:rPr>
          <w:rFonts w:cs="Arial"/>
          <w:b/>
          <w:bCs/>
        </w:rPr>
        <w:t>APIkey</w:t>
      </w:r>
      <w:r w:rsidRPr="00BF0D73">
        <w:rPr>
          <w:rFonts w:cs="Arial"/>
        </w:rPr>
        <w:t xml:space="preserve"> argument: </w:t>
      </w:r>
      <w:r w:rsidRPr="00BF0D73">
        <w:rPr>
          <w:rFonts w:cs="Arial"/>
          <w:highlight w:val="darkGray"/>
          <w:shd w:val="clear" w:color="auto" w:fill="000000"/>
        </w:rPr>
        <w:t>java -jar  -Dloader.path=./lib -Dchatgpt.apiKey=xxxxx chat2db-server-start.jar</w:t>
      </w:r>
    </w:p>
    <w:p w14:paraId="2385D49A" w14:textId="67823B2A" w:rsidR="002427F1" w:rsidRPr="00C423F2" w:rsidRDefault="002427F1" w:rsidP="00BF0D73">
      <w:pPr>
        <w:pStyle w:val="a3"/>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3"/>
      </w:pPr>
      <w:r w:rsidRPr="00C423F2">
        <w:t>Run the Client:</w:t>
      </w:r>
    </w:p>
    <w:p w14:paraId="0BCC3A37" w14:textId="39171A6C" w:rsidR="00F3511E" w:rsidRPr="00BF0D73" w:rsidRDefault="00F3511E" w:rsidP="00BF0D73">
      <w:pPr>
        <w:pStyle w:val="a3"/>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a3"/>
        <w:numPr>
          <w:ilvl w:val="0"/>
          <w:numId w:val="1"/>
        </w:numPr>
        <w:ind w:firstLineChars="0"/>
        <w:rPr>
          <w:rFonts w:cs="Arial"/>
        </w:rPr>
      </w:pPr>
      <w:r w:rsidRPr="00BF0D73">
        <w:rPr>
          <w:rFonts w:cs="Arial"/>
        </w:rPr>
        <w:t xml:space="preserve">Install Node.js (including </w:t>
      </w:r>
      <w:r w:rsidRPr="00475916">
        <w:rPr>
          <w:rFonts w:cs="Arial"/>
          <w:b/>
          <w:bCs/>
        </w:rPr>
        <w:t>npm</w:t>
      </w:r>
      <w:r w:rsidRPr="00BF0D73">
        <w:rPr>
          <w:rFonts w:cs="Arial"/>
        </w:rPr>
        <w:t>)</w:t>
      </w:r>
    </w:p>
    <w:p w14:paraId="5CC27628" w14:textId="6A8E3012" w:rsidR="00F3511E" w:rsidRPr="00BF0D73" w:rsidRDefault="00F3511E" w:rsidP="00BF0D73">
      <w:pPr>
        <w:pStyle w:val="a3"/>
        <w:numPr>
          <w:ilvl w:val="0"/>
          <w:numId w:val="1"/>
        </w:numPr>
        <w:ind w:firstLineChars="0"/>
        <w:rPr>
          <w:rFonts w:cs="Arial"/>
        </w:rPr>
      </w:pPr>
      <w:r w:rsidRPr="00BF0D73">
        <w:rPr>
          <w:rFonts w:cs="Arial"/>
        </w:rPr>
        <w:t xml:space="preserve">Use </w:t>
      </w:r>
      <w:r w:rsidRPr="00475916">
        <w:rPr>
          <w:rFonts w:cs="Arial"/>
          <w:b/>
          <w:bCs/>
        </w:rPr>
        <w:t>npm</w:t>
      </w:r>
      <w:r w:rsidRPr="00BF0D73">
        <w:rPr>
          <w:rFonts w:cs="Arial"/>
        </w:rPr>
        <w:t xml:space="preserve"> to install Yarn: </w:t>
      </w:r>
      <w:r w:rsidRPr="00BF0D73">
        <w:rPr>
          <w:rFonts w:cs="Arial"/>
          <w:highlight w:val="darkGray"/>
          <w:shd w:val="clear" w:color="auto" w:fill="000000"/>
        </w:rPr>
        <w:t>npm install -g yarn</w:t>
      </w:r>
    </w:p>
    <w:p w14:paraId="4EDC0A91" w14:textId="6936428A" w:rsidR="00F3511E" w:rsidRPr="00BF0D73" w:rsidRDefault="00F3511E" w:rsidP="00BF0D73">
      <w:pPr>
        <w:pStyle w:val="a3"/>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a3"/>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yarn run start:web</w:t>
      </w:r>
    </w:p>
    <w:p w14:paraId="0B65B6C5" w14:textId="77777777" w:rsidR="00D31B04" w:rsidRPr="00C423F2" w:rsidRDefault="00D31B04" w:rsidP="00BF0D73">
      <w:pPr>
        <w:rPr>
          <w:rFonts w:cs="Arial"/>
        </w:rPr>
      </w:pPr>
    </w:p>
    <w:p w14:paraId="606BA335" w14:textId="41D876E1" w:rsidR="00D31B04" w:rsidRPr="004B4F3E" w:rsidRDefault="00696503" w:rsidP="006B2F93">
      <w:pPr>
        <w:pStyle w:val="3"/>
        <w:rPr>
          <w:rPrChange w:id="33" w:author="Evan He" w:date="2024-02-12T15:30:00Z">
            <w:rPr/>
          </w:rPrChange>
        </w:rPr>
      </w:pPr>
      <w:r w:rsidRPr="004B4F3E">
        <w:rPr>
          <w:rPrChange w:id="34" w:author="Evan He" w:date="2024-02-12T15:30:00Z">
            <w:rPr/>
          </w:rPrChange>
        </w:rPr>
        <w:t xml:space="preserve">Original </w:t>
      </w:r>
      <w:r w:rsidR="00D31B04" w:rsidRPr="004B4F3E">
        <w:rPr>
          <w:rPrChange w:id="35" w:author="Evan He" w:date="2024-02-12T15:30:00Z">
            <w:rPr/>
          </w:rPrChange>
        </w:rPr>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w:t>
      </w:r>
      <w:r w:rsidRPr="00BF0D73">
        <w:rPr>
          <w:rFonts w:cs="Arial"/>
        </w:rPr>
        <w:lastRenderedPageBreak/>
        <w:t xml:space="preserve">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@SpringBootTest</w:t>
      </w:r>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r w:rsidR="00ED7875" w:rsidRPr="00475916">
        <w:rPr>
          <w:rFonts w:cs="Arial"/>
          <w:b/>
          <w:bCs/>
        </w:rPr>
        <w:t>BaseTest</w:t>
      </w:r>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t>To test the whole project, since the project uses Maven for management, we can either use “mvn test” command in the terminal or run the “test” lifecycle in our IDE. In order to run a specific test case, we can either use the “</w:t>
      </w:r>
      <w:r w:rsidRPr="00BF0D73">
        <w:rPr>
          <w:rFonts w:cs="Arial"/>
          <w:highlight w:val="darkGray"/>
          <w:shd w:val="clear" w:color="auto" w:fill="000000"/>
        </w:rPr>
        <w:t>mvn -Dtest=ClassName test</w:t>
      </w:r>
      <w:r w:rsidRPr="00BF0D73">
        <w:rPr>
          <w:rFonts w:cs="Arial"/>
        </w:rPr>
        <w:t xml:space="preserve">” command in the terminal or simply run or debug the class in IDE. </w:t>
      </w:r>
    </w:p>
    <w:p w14:paraId="2215BE36" w14:textId="1A04137A" w:rsidR="00C423F2" w:rsidRPr="004B4F3E" w:rsidRDefault="00C423F2" w:rsidP="006B2F93">
      <w:pPr>
        <w:pStyle w:val="2"/>
        <w:rPr>
          <w:rPrChange w:id="36" w:author="Evan He" w:date="2024-02-12T15:30:00Z">
            <w:rPr/>
          </w:rPrChange>
        </w:rPr>
      </w:pPr>
      <w:r w:rsidRPr="004B4F3E">
        <w:rPr>
          <w:rPrChange w:id="37" w:author="Evan He" w:date="2024-02-12T15:30:00Z">
            <w:rPr/>
          </w:rPrChange>
        </w:rPr>
        <w:t>Test Partitioning and Cases</w:t>
      </w:r>
    </w:p>
    <w:p w14:paraId="6CF956AA" w14:textId="3C64EBDA" w:rsidR="00A46B47" w:rsidRPr="00481D2D" w:rsidRDefault="00A46B47" w:rsidP="006B2F93">
      <w:pPr>
        <w:pStyle w:val="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r w:rsidRPr="00481D2D">
        <w:rPr>
          <w:b/>
          <w:bCs/>
          <w:i/>
          <w:iCs/>
        </w:rPr>
        <w:t>ConfigServiceTest</w:t>
      </w:r>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r w:rsidRPr="00481D2D">
        <w:rPr>
          <w:rFonts w:eastAsia="宋体" w:cs="Arial"/>
          <w:b/>
          <w:bCs/>
          <w:kern w:val="0"/>
          <w14:ligatures w14:val="none"/>
        </w:rPr>
        <w:t>ConfigService</w:t>
      </w:r>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lastRenderedPageBreak/>
        <w:t xml:space="preserve">Test Case: </w:t>
      </w:r>
      <w:r w:rsidRPr="00481D2D">
        <w:rPr>
          <w:rFonts w:eastAsia="宋体" w:cs="Arial"/>
          <w:b/>
          <w:bCs/>
          <w:kern w:val="0"/>
          <w14:ligatures w14:val="none"/>
        </w:rPr>
        <w:t>testCreate</w:t>
      </w:r>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r w:rsidRPr="00481D2D">
        <w:rPr>
          <w:rFonts w:eastAsia="宋体" w:cs="Arial"/>
          <w:b/>
          <w:bCs/>
          <w:kern w:val="0"/>
          <w14:ligatures w14:val="none"/>
        </w:rPr>
        <w:t>ConfigService</w:t>
      </w:r>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r w:rsidRPr="00481D2D">
        <w:rPr>
          <w:rFonts w:eastAsia="宋体" w:cs="Arial"/>
          <w:b/>
          <w:bCs/>
          <w:kern w:val="0"/>
          <w14:ligatures w14:val="none"/>
        </w:rPr>
        <w:t>SystemConfigParam</w:t>
      </w:r>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r w:rsidRPr="00481D2D">
        <w:rPr>
          <w:rFonts w:eastAsia="宋体" w:cs="Arial"/>
          <w:b/>
          <w:bCs/>
          <w:kern w:val="0"/>
          <w14:ligatures w14:val="none"/>
        </w:rPr>
        <w:t>createOrUpdate</w:t>
      </w:r>
      <w:r w:rsidRPr="00481D2D">
        <w:rPr>
          <w:rFonts w:eastAsia="宋体" w:cs="Arial"/>
          <w:kern w:val="0"/>
          <w14:ligatures w14:val="none"/>
        </w:rPr>
        <w:t xml:space="preserve"> method of the </w:t>
      </w:r>
      <w:r w:rsidRPr="00481D2D">
        <w:rPr>
          <w:rFonts w:eastAsia="宋体" w:cs="Arial"/>
          <w:b/>
          <w:bCs/>
          <w:kern w:val="0"/>
          <w14:ligatures w14:val="none"/>
        </w:rPr>
        <w:t>ConfigService</w:t>
      </w:r>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3"/>
      </w:pPr>
      <w:r w:rsidRPr="00BF0D73">
        <w:t>Partition Testing Concept</w:t>
      </w:r>
    </w:p>
    <w:p w14:paraId="1C03E147"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3"/>
      </w:pPr>
      <w:r w:rsidRPr="00BF0D73">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r w:rsidRPr="00C423F2">
        <w:rPr>
          <w:rFonts w:ascii="Arial" w:hAnsi="Arial" w:cs="Arial"/>
          <w:b/>
          <w:bCs/>
        </w:rPr>
        <w:t>IDriverManager</w:t>
      </w:r>
      <w:r w:rsidRPr="00C423F2">
        <w:rPr>
          <w:rFonts w:ascii="Arial" w:hAnsi="Arial" w:cs="Arial"/>
        </w:rPr>
        <w:t xml:space="preserve"> interface for partition testing. This functionality is critical because it enables the software to interact with a database, which is a </w:t>
      </w:r>
      <w:r w:rsidRPr="00C423F2">
        <w:rPr>
          <w:rFonts w:ascii="Arial" w:hAnsi="Arial" w:cs="Arial"/>
        </w:rPr>
        <w:lastRenderedPageBreak/>
        <w:t>core component of many applications. Proper testing ensures that the software can reliably connect to databases under various configurations.</w:t>
      </w:r>
    </w:p>
    <w:p w14:paraId="601D8763" w14:textId="6A456923" w:rsidR="00C423F2" w:rsidRPr="00BF0D73" w:rsidRDefault="00C423F2" w:rsidP="006B2F93">
      <w:pPr>
        <w:pStyle w:val="3"/>
      </w:pPr>
      <w:r w:rsidRPr="00BF0D73">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r w:rsidRPr="00BF0D73">
        <w:rPr>
          <w:rFonts w:cs="Arial"/>
          <w:b/>
          <w:bCs/>
        </w:rPr>
        <w:t>DriverConfig</w:t>
      </w:r>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lastRenderedPageBreak/>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r w:rsidRPr="00BF0D73">
        <w:rPr>
          <w:rFonts w:cs="Arial"/>
          <w:b/>
          <w:bCs/>
        </w:rPr>
        <w:t>DriverConfig</w:t>
      </w:r>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r w:rsidRPr="00BF0D73">
        <w:rPr>
          <w:rFonts w:cs="Arial"/>
          <w:b/>
          <w:bCs/>
        </w:rPr>
        <w:t>SQLException</w:t>
      </w:r>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r w:rsidRPr="00BF0D73">
        <w:rPr>
          <w:rFonts w:cs="Arial"/>
          <w:b/>
          <w:bCs/>
        </w:rPr>
        <w:t>DriverConfig</w:t>
      </w:r>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r w:rsidRPr="00BF0D73">
        <w:rPr>
          <w:rFonts w:cs="Arial"/>
          <w:b/>
          <w:bCs/>
        </w:rPr>
        <w:t>DriverConfig</w:t>
      </w:r>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Pr>
        <w:rPr>
          <w:ins w:id="38" w:author="Evan He" w:date="2024-02-12T15:30:00Z"/>
        </w:rPr>
      </w:pPr>
    </w:p>
    <w:p w14:paraId="777A58EA" w14:textId="4A8606CF" w:rsidR="004B4F3E" w:rsidRDefault="004B4F3E">
      <w:pPr>
        <w:pStyle w:val="1"/>
        <w:shd w:val="clear" w:color="auto" w:fill="FFFFFF"/>
        <w:spacing w:before="0" w:after="0"/>
        <w:jc w:val="center"/>
        <w:rPr>
          <w:sz w:val="36"/>
          <w:rPrChange w:id="39" w:author="Evan He" w:date="2024-02-12T15:30:00Z">
            <w:rPr/>
          </w:rPrChange>
        </w:rPr>
        <w:pPrChange w:id="40" w:author="Evan He" w:date="2024-02-12T15:30:00Z">
          <w:pPr>
            <w:pStyle w:val="1"/>
            <w:spacing w:line="360" w:lineRule="auto"/>
          </w:pPr>
        </w:pPrChange>
      </w:pPr>
      <w:ins w:id="41" w:author="Evan He" w:date="2024-02-12T15:30:00Z">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ins>
      <w:r w:rsidRPr="004B4F3E">
        <w:rPr>
          <w:sz w:val="36"/>
          <w:rPrChange w:id="42" w:author="Evan He" w:date="2024-02-12T15:30:00Z">
            <w:rPr/>
          </w:rPrChange>
        </w:rPr>
        <w:t xml:space="preserve">Finite State </w:t>
      </w:r>
      <w:del w:id="43" w:author="Evan He" w:date="2024-02-12T15:30:00Z">
        <w:r w:rsidR="00A71ED5" w:rsidRPr="00A71ED5">
          <w:rPr>
            <w:rFonts w:cs="Arial"/>
          </w:rPr>
          <w:delText>Machine and Cases</w:delText>
        </w:r>
      </w:del>
      <w:ins w:id="44" w:author="Evan He" w:date="2024-02-12T15:30:00Z">
        <w:r w:rsidRPr="004B4F3E">
          <w:rPr>
            <w:rFonts w:cs="Arial"/>
            <w:sz w:val="36"/>
            <w:szCs w:val="36"/>
          </w:rPr>
          <w:t>Machines</w:t>
        </w:r>
      </w:ins>
    </w:p>
    <w:p w14:paraId="0A4BA773" w14:textId="4F468E76" w:rsidR="00C74000" w:rsidRDefault="00A71ED5" w:rsidP="00C74000">
      <w:pPr>
        <w:pStyle w:val="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5-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12C00998" w14:textId="77777777" w:rsidR="005966D3" w:rsidRPr="005966D3" w:rsidRDefault="00AB20CB" w:rsidP="005966D3">
      <w:pPr>
        <w:rPr>
          <w:del w:id="45" w:author="Evan He" w:date="2024-02-12T15:30:00Z"/>
          <w:rFonts w:eastAsia="宋体" w:cs="Arial"/>
          <w:kern w:val="0"/>
          <w14:ligatures w14:val="none"/>
        </w:rPr>
      </w:pPr>
      <w:del w:id="46" w:author="Evan He" w:date="2024-02-12T15:30:00Z">
        <w:r>
          <w:rPr>
            <w:noProof/>
          </w:rPr>
          <w:drawing>
            <wp:inline distT="0" distB="0" distL="0" distR="0" wp14:anchorId="6C3CD040" wp14:editId="740E24C1">
              <wp:extent cx="5130800" cy="3879850"/>
              <wp:effectExtent l="0" t="0" r="0" b="6350"/>
              <wp:docPr id="11576490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del>
    </w:p>
    <w:p w14:paraId="37628D5F" w14:textId="3A3F1EC2" w:rsidR="005966D3" w:rsidRPr="005966D3" w:rsidRDefault="00AB0BC4" w:rsidP="005966D3">
      <w:pPr>
        <w:rPr>
          <w:ins w:id="47" w:author="Evan He" w:date="2024-02-12T15:30:00Z"/>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2"/>
        <w:shd w:val="clear" w:color="auto" w:fill="FFFFFF"/>
        <w:rPr>
          <w:rFonts w:eastAsiaTheme="minorEastAsia" w:hint="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a7"/>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r w:rsidR="003A4E57" w:rsidRPr="003A4E57">
        <w:rPr>
          <w:rFonts w:cs="Arial"/>
          <w:b/>
          <w:bCs/>
          <w:sz w:val="28"/>
          <w:szCs w:val="28"/>
        </w:rPr>
        <w:t>testExecuteQuery</w:t>
      </w:r>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r w:rsidR="003A4E57" w:rsidRPr="003A4E57">
        <w:rPr>
          <w:rFonts w:cs="Arial"/>
          <w:b/>
          <w:bCs/>
        </w:rPr>
        <w:t>SQLExecutor.execute()</w:t>
      </w:r>
      <w:r w:rsidR="003A4E57" w:rsidRPr="003A4E57">
        <w:rPr>
          <w:rFonts w:cs="Arial"/>
        </w:rPr>
        <w:t xml:space="preserve"> correctly executes a SQL query and processes the </w:t>
      </w:r>
      <w:r w:rsidR="003A4E57" w:rsidRPr="003A4E57">
        <w:rPr>
          <w:rFonts w:cs="Arial"/>
          <w:b/>
          <w:bCs/>
        </w:rPr>
        <w:t>ResultSet</w:t>
      </w:r>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r w:rsidR="003A4E57" w:rsidRPr="003A4E57">
        <w:rPr>
          <w:rFonts w:cs="Arial"/>
          <w:b/>
          <w:bCs/>
        </w:rPr>
        <w:t>ResultSet</w:t>
      </w:r>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r w:rsidR="003A4E57" w:rsidRPr="003A4E57">
        <w:rPr>
          <w:rFonts w:cs="Arial"/>
          <w:b/>
          <w:bCs/>
        </w:rPr>
        <w:t>ResultSet</w:t>
      </w:r>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r w:rsidR="003A4E57" w:rsidRPr="003A4E57">
        <w:rPr>
          <w:rFonts w:cs="Arial"/>
          <w:b/>
          <w:bCs/>
          <w:sz w:val="28"/>
          <w:szCs w:val="28"/>
        </w:rPr>
        <w:t>testExecuteQueryThrowsException</w:t>
      </w:r>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r w:rsidR="004C3D52" w:rsidRPr="004C3D52">
        <w:rPr>
          <w:rFonts w:cs="Arial"/>
          <w:b/>
          <w:bCs/>
        </w:rPr>
        <w:t>SQLExecutor.execute()</w:t>
      </w:r>
      <w:r w:rsidR="004C3D52" w:rsidRPr="004C3D52">
        <w:rPr>
          <w:rFonts w:cs="Arial"/>
        </w:rPr>
        <w:t xml:space="preserve"> when a </w:t>
      </w:r>
      <w:r w:rsidR="004C3D52" w:rsidRPr="004C3D52">
        <w:rPr>
          <w:rFonts w:cs="Arial"/>
          <w:b/>
          <w:bCs/>
        </w:rPr>
        <w:t>SQLException</w:t>
      </w:r>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r w:rsidR="004C3D52" w:rsidRPr="004C3D52">
        <w:rPr>
          <w:rFonts w:cs="Arial"/>
          <w:b/>
          <w:bCs/>
        </w:rPr>
        <w:t>SQLException</w:t>
      </w:r>
      <w:r w:rsidR="004C3D52" w:rsidRPr="004C3D52">
        <w:rPr>
          <w:rFonts w:cs="Arial"/>
        </w:rPr>
        <w:t xml:space="preserve"> when execute is called. The test then expects that </w:t>
      </w:r>
      <w:r w:rsidR="004C3D52" w:rsidRPr="004C3D52">
        <w:rPr>
          <w:rFonts w:cs="Arial"/>
          <w:b/>
          <w:bCs/>
        </w:rPr>
        <w:t>SQLExecutor.execute()</w:t>
      </w:r>
      <w:r w:rsidR="004C3D52" w:rsidRPr="004C3D52">
        <w:rPr>
          <w:rFonts w:cs="Arial"/>
        </w:rPr>
        <w:t xml:space="preserve"> will throw a </w:t>
      </w:r>
      <w:r w:rsidR="004C3D52" w:rsidRPr="004C3D52">
        <w:rPr>
          <w:rFonts w:cs="Arial"/>
          <w:b/>
          <w:bCs/>
        </w:rPr>
        <w:t>RuntimeException</w:t>
      </w:r>
      <w:r w:rsidR="004C3D52" w:rsidRPr="004C3D52">
        <w:rPr>
          <w:rFonts w:cs="Arial"/>
        </w:rPr>
        <w:t xml:space="preserve"> in response to this </w:t>
      </w:r>
      <w:r w:rsidR="004C3D52" w:rsidRPr="004C3D52">
        <w:rPr>
          <w:rFonts w:cs="Arial"/>
          <w:b/>
          <w:bCs/>
        </w:rPr>
        <w:t>SQLException</w:t>
      </w:r>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r w:rsidRPr="003A4E57">
        <w:rPr>
          <w:rFonts w:cs="Arial"/>
          <w:b/>
          <w:bCs/>
          <w:sz w:val="28"/>
          <w:szCs w:val="28"/>
        </w:rPr>
        <w:t>testExecuteQueryWithEmptyResultSet</w:t>
      </w:r>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r w:rsidR="004C3D52" w:rsidRPr="004C3D52">
        <w:rPr>
          <w:rFonts w:cs="Arial"/>
          <w:b/>
          <w:bCs/>
        </w:rPr>
        <w:t>SQLExecutor.execute()</w:t>
      </w:r>
      <w:r w:rsidR="004C3D52" w:rsidRPr="004C3D52">
        <w:rPr>
          <w:rFonts w:cs="Arial"/>
        </w:rPr>
        <w:t xml:space="preserve"> when the executed SQL query returns an empty </w:t>
      </w:r>
      <w:r w:rsidR="004C3D52" w:rsidRPr="004C3D52">
        <w:rPr>
          <w:rFonts w:cs="Arial"/>
          <w:b/>
          <w:bCs/>
        </w:rPr>
        <w:t>ResultSet</w:t>
      </w:r>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r w:rsidR="004C3D52" w:rsidRPr="004C3D52">
        <w:rPr>
          <w:rFonts w:cs="Arial"/>
          <w:b/>
          <w:bCs/>
        </w:rPr>
        <w:t>ResultSet</w:t>
      </w:r>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r w:rsidR="004C3D52" w:rsidRPr="004C3D52">
        <w:rPr>
          <w:rFonts w:cs="Arial"/>
          <w:b/>
          <w:bCs/>
        </w:rPr>
        <w:t>next()</w:t>
      </w:r>
      <w:r w:rsidR="004C3D52" w:rsidRPr="004C3D52">
        <w:rPr>
          <w:rFonts w:cs="Arial"/>
        </w:rPr>
        <w:t xml:space="preserve"> method, indicating that there are no rows in the </w:t>
      </w:r>
      <w:r w:rsidR="004C3D52" w:rsidRPr="004C3D52">
        <w:rPr>
          <w:rFonts w:cs="Arial"/>
          <w:b/>
          <w:bCs/>
        </w:rPr>
        <w:t>ResultSet</w:t>
      </w:r>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r w:rsidR="004C3D52" w:rsidRPr="004C3D52">
        <w:rPr>
          <w:rFonts w:cs="Arial"/>
          <w:b/>
          <w:bCs/>
        </w:rPr>
        <w:t>ResultSet</w:t>
      </w:r>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r w:rsidRPr="003A4E57">
        <w:rPr>
          <w:rFonts w:cs="Arial"/>
          <w:b/>
          <w:bCs/>
          <w:sz w:val="28"/>
          <w:szCs w:val="28"/>
        </w:rPr>
        <w:t>testExecuteQuery</w:t>
      </w:r>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r w:rsidRPr="004C3D52">
        <w:rPr>
          <w:rFonts w:cs="Arial"/>
          <w:b/>
          <w:bCs/>
        </w:rPr>
        <w:t>OperationSavedController.create()</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r w:rsidRPr="004C3D52">
        <w:rPr>
          <w:rFonts w:cs="Arial"/>
          <w:b/>
          <w:bCs/>
        </w:rPr>
        <w:t>OperationSavedController</w:t>
      </w:r>
      <w:r>
        <w:rPr>
          <w:rFonts w:cs="Arial"/>
        </w:rPr>
        <w:t xml:space="preserve"> to return</w:t>
      </w:r>
      <w:r w:rsidRPr="004C3D52">
        <w:rPr>
          <w:rFonts w:cs="Arial"/>
        </w:rPr>
        <w:t xml:space="preserve"> a </w:t>
      </w:r>
      <w:r w:rsidRPr="004C3D52">
        <w:rPr>
          <w:rFonts w:cs="Arial"/>
          <w:b/>
          <w:bCs/>
        </w:rPr>
        <w:t>DataResult&lt;Long&gt;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r w:rsidRPr="000C1B8B">
        <w:rPr>
          <w:rFonts w:cs="Arial"/>
          <w:b/>
          <w:bCs/>
          <w:sz w:val="28"/>
          <w:szCs w:val="28"/>
        </w:rPr>
        <w:t>testSqlFormat</w:t>
      </w:r>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r w:rsidRPr="003A4E57">
        <w:rPr>
          <w:rFonts w:cs="Arial"/>
          <w:b/>
          <w:bCs/>
        </w:rPr>
        <w:t>SQLExecutor.execute()</w:t>
      </w:r>
      <w:r w:rsidRPr="003A4E57">
        <w:rPr>
          <w:rFonts w:cs="Arial"/>
        </w:rPr>
        <w:t xml:space="preserve"> correctly executes a SQL query and processes the </w:t>
      </w:r>
      <w:r w:rsidRPr="003A4E57">
        <w:rPr>
          <w:rFonts w:cs="Arial"/>
          <w:b/>
          <w:bCs/>
        </w:rPr>
        <w:t>ResultSet</w:t>
      </w:r>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r w:rsidRPr="003A4E57">
        <w:rPr>
          <w:rFonts w:cs="Arial"/>
          <w:b/>
          <w:bCs/>
        </w:rPr>
        <w:t>ResultSet</w:t>
      </w:r>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r w:rsidRPr="003A4E57">
        <w:rPr>
          <w:rFonts w:cs="Arial"/>
          <w:b/>
          <w:bCs/>
        </w:rPr>
        <w:t>ResultSet</w:t>
      </w:r>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r w:rsidR="000C1B8B" w:rsidRPr="000C1B8B">
        <w:rPr>
          <w:rFonts w:cs="Arial"/>
          <w:b/>
          <w:bCs/>
          <w:sz w:val="28"/>
          <w:szCs w:val="28"/>
        </w:rPr>
        <w:t>testSqlWithRightFormat</w:t>
      </w:r>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SELECT * FROM terms ORDER BY terms_due_days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r w:rsidRPr="000C1B8B">
        <w:rPr>
          <w:rFonts w:cs="Arial"/>
          <w:b/>
          <w:bCs/>
          <w:sz w:val="28"/>
          <w:szCs w:val="28"/>
        </w:rPr>
        <w:t>testSqlFormatWithEmptySql</w:t>
      </w:r>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r w:rsidRPr="000C1B8B">
        <w:rPr>
          <w:rFonts w:cs="Arial"/>
          <w:b/>
          <w:bCs/>
          <w:sz w:val="28"/>
          <w:szCs w:val="28"/>
        </w:rPr>
        <w:t>testSqlFormatWithIncorrectSql</w:t>
      </w:r>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r w:rsidRPr="000C1B8B">
        <w:rPr>
          <w:rFonts w:cs="Arial"/>
          <w:b/>
          <w:bCs/>
          <w:sz w:val="28"/>
          <w:szCs w:val="28"/>
        </w:rPr>
        <w:t>testSqlFormatWithSpecialCharacters</w:t>
      </w:r>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48A6C341" w14:textId="373FE414" w:rsidR="000C1B8B" w:rsidDel="00510671" w:rsidRDefault="000C1B8B" w:rsidP="000C1B8B">
      <w:pPr>
        <w:widowControl/>
        <w:shd w:val="clear" w:color="auto" w:fill="FFFFFF"/>
        <w:jc w:val="left"/>
        <w:rPr>
          <w:del w:id="48" w:author="巍箫 梁" w:date="2024-02-14T14:29:00Z"/>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02B55DFD" w14:textId="77777777" w:rsidR="00510671" w:rsidRDefault="00510671" w:rsidP="000C1B8B">
      <w:pPr>
        <w:widowControl/>
        <w:shd w:val="clear" w:color="auto" w:fill="FFFFFF"/>
        <w:jc w:val="left"/>
        <w:rPr>
          <w:ins w:id="49" w:author="巍箫 梁" w:date="2024-02-14T14:29:00Z"/>
          <w:rFonts w:cs="Arial"/>
          <w:i/>
          <w:iCs/>
        </w:rPr>
      </w:pPr>
    </w:p>
    <w:p w14:paraId="56210C14" w14:textId="513B50A5" w:rsidR="00510671" w:rsidRPr="008F0437" w:rsidRDefault="00510671" w:rsidP="00510671">
      <w:pPr>
        <w:pStyle w:val="1"/>
        <w:shd w:val="clear" w:color="auto" w:fill="FFFFFF"/>
        <w:spacing w:before="0" w:after="0"/>
        <w:jc w:val="center"/>
        <w:rPr>
          <w:ins w:id="50" w:author="巍箫 梁" w:date="2024-02-14T14:29:00Z"/>
        </w:rPr>
      </w:pPr>
      <w:ins w:id="51" w:author="巍箫 梁" w:date="2024-02-14T14:29:00Z">
        <w:r w:rsidRPr="00510671">
          <w:lastRenderedPageBreak/>
          <w:t xml:space="preserve">Part 3: </w:t>
        </w:r>
      </w:ins>
      <w:r w:rsidR="008F0437" w:rsidRPr="008F0437">
        <w:t>White Box Testing and Coverage</w:t>
      </w:r>
    </w:p>
    <w:p w14:paraId="5EF3E5F9" w14:textId="50A167DC" w:rsidR="000C1B8B" w:rsidRDefault="008F0437" w:rsidP="008F0437">
      <w:pPr>
        <w:pStyle w:val="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pPr>
        <w:rPr>
          <w:rFonts w:hint="eastAsia"/>
        </w:rPr>
      </w:pPr>
      <w:r w:rsidRPr="008F0437">
        <w:t xml:space="preserve">Structural testing, also known as white-box testing, </w:t>
      </w:r>
      <w:r w:rsidRPr="008F0437">
        <w:t xml:space="preserve">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w:t>
      </w:r>
      <w:r>
        <w:rPr>
          <w:shd w:val="clear" w:color="auto" w:fill="FFFFFF"/>
        </w:rPr>
        <w:t xml:space="preserve">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 xml:space="preserve">It helps </w:t>
      </w:r>
      <w:r>
        <w:rPr>
          <w:shd w:val="clear" w:color="auto" w:fill="FFFFFF"/>
        </w:rPr>
        <w:t xml:space="preserve">to detect </w:t>
      </w:r>
      <w:r>
        <w:rPr>
          <w:shd w:val="clear" w:color="auto" w:fill="FFFFFF"/>
        </w:rPr>
        <w:t>errors and issues in the code, which might be missed by black-box testing.</w:t>
      </w:r>
      <w:r>
        <w:rPr>
          <w:shd w:val="clear" w:color="auto" w:fill="FFFFFF"/>
        </w:rPr>
        <w:t xml:space="preserve"> To include cases that may not be identified from specifications alone, we use the strategy of c</w:t>
      </w:r>
      <w:r>
        <w:rPr>
          <w:shd w:val="clear" w:color="auto" w:fill="FFFFFF"/>
        </w:rPr>
        <w:t>ontrol flow testing</w:t>
      </w:r>
      <w:r>
        <w:rPr>
          <w:shd w:val="clear" w:color="auto" w:fill="FFFFFF"/>
        </w:rPr>
        <w:t xml:space="preserve"> to </w:t>
      </w:r>
      <w:r>
        <w:rPr>
          <w:shd w:val="clear" w:color="auto" w:fill="FFFFFF"/>
        </w:rPr>
        <w:t>ensure that the various paths through a program's control structures are executed and tested.</w:t>
      </w:r>
    </w:p>
    <w:p w14:paraId="412D4160" w14:textId="743CF5B5" w:rsidR="00F72E9A" w:rsidRDefault="006B2F93" w:rsidP="00F72E9A">
      <w:pPr>
        <w:pStyle w:val="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rFonts w:hint="eastAsia"/>
          <w:shd w:val="clear" w:color="auto" w:fill="FFFFFF"/>
        </w:rPr>
      </w:pPr>
      <w:r w:rsidRPr="00C84E8C">
        <w:rPr>
          <w:rFonts w:hint="eastAsia"/>
          <w:shd w:val="clear" w:color="auto" w:fill="FFFFFF"/>
        </w:rPr>
        <w:t>T</w:t>
      </w:r>
      <w:r w:rsidRPr="00C84E8C">
        <w:rPr>
          <w:shd w:val="clear" w:color="auto" w:fill="FFFFFF"/>
        </w:rPr>
        <w:t>he coverage tool, JaCoCo (</w:t>
      </w:r>
      <w:r w:rsidRPr="00C84E8C">
        <w:rPr>
          <w:shd w:val="clear" w:color="auto" w:fill="FFFFFF"/>
        </w:rPr>
        <w:t>short for Java Code Coverage</w:t>
      </w:r>
      <w:r w:rsidRPr="00C84E8C">
        <w:rPr>
          <w:shd w:val="clear" w:color="auto" w:fill="FFFFFF"/>
        </w:rPr>
        <w:t>), is used for the test suite of this project.</w:t>
      </w:r>
      <w:r w:rsidRPr="00C84E8C">
        <w:t xml:space="preserve"> JaCoCo </w:t>
      </w:r>
      <w:r w:rsidRPr="00C84E8C">
        <w:t>describe</w:t>
      </w:r>
      <w:r w:rsidRPr="00C84E8C">
        <w:t>s</w:t>
      </w:r>
      <w:r w:rsidRPr="00C84E8C">
        <w:t xml:space="preserve"> the degree to which the source code of a program is executed when a particular test suite runs.</w:t>
      </w:r>
      <w:r w:rsidRPr="00C84E8C">
        <w:t xml:space="preserve"> </w:t>
      </w:r>
      <w:r w:rsidR="00173EA3">
        <w:t xml:space="preserve">In order to use JaCoCo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r w:rsidR="00173EA3" w:rsidRPr="00173EA3">
        <w:rPr>
          <w:b/>
          <w:bCs/>
        </w:rPr>
        <w:t>JaCoCo</w:t>
      </w:r>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w:t>
      </w:r>
      <w:r>
        <w:t>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a3"/>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a3"/>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a3"/>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a3"/>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26A60A3B" w:rsidR="009C6329" w:rsidRDefault="009C6329" w:rsidP="009C6329">
      <w:pPr>
        <w:jc w:val="center"/>
        <w:rPr>
          <w:rFonts w:eastAsiaTheme="minorEastAsia"/>
        </w:rPr>
      </w:pPr>
      <w:r>
        <w:rPr>
          <w:noProof/>
        </w:rPr>
        <w:drawing>
          <wp:inline distT="0" distB="0" distL="0" distR="0" wp14:anchorId="4AE3317B" wp14:editId="697D6C38">
            <wp:extent cx="5274310" cy="1712595"/>
            <wp:effectExtent l="0" t="0" r="2540" b="1905"/>
            <wp:docPr id="1786459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59235" name=""/>
                    <pic:cNvPicPr/>
                  </pic:nvPicPr>
                  <pic:blipFill>
                    <a:blip r:embed="rId30"/>
                    <a:stretch>
                      <a:fillRect/>
                    </a:stretch>
                  </pic:blipFill>
                  <pic:spPr>
                    <a:xfrm>
                      <a:off x="0" y="0"/>
                      <a:ext cx="5274310" cy="1712595"/>
                    </a:xfrm>
                    <a:prstGeom prst="rect">
                      <a:avLst/>
                    </a:prstGeom>
                  </pic:spPr>
                </pic:pic>
              </a:graphicData>
            </a:graphic>
          </wp:inline>
        </w:drawing>
      </w:r>
    </w:p>
    <w:p w14:paraId="1C62AA26" w14:textId="77B109FC" w:rsidR="009C6329" w:rsidRDefault="009C6329" w:rsidP="009C6329">
      <w:pPr>
        <w:jc w:val="center"/>
        <w:rPr>
          <w:rFonts w:eastAsiaTheme="minorEastAsia"/>
        </w:rPr>
      </w:pPr>
      <w:r>
        <w:rPr>
          <w:rFonts w:eastAsiaTheme="minorEastAsia" w:hint="eastAsia"/>
        </w:rPr>
        <w:t>C</w:t>
      </w:r>
      <w:r>
        <w:rPr>
          <w:rFonts w:eastAsiaTheme="minorEastAsia"/>
        </w:rPr>
        <w:t>overage Report</w:t>
      </w:r>
    </w:p>
    <w:p w14:paraId="684035F1" w14:textId="1B00E8E2" w:rsidR="009C6329" w:rsidRPr="009C6329" w:rsidRDefault="00DD5B23" w:rsidP="009C6329">
      <w:pPr>
        <w:rPr>
          <w:rFonts w:eastAsiaTheme="minorEastAsia" w:hint="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sectPr w:rsidR="009C6329" w:rsidRPr="009C6329">
      <w:headerReference w:type="default" r:id="rId31"/>
      <w:footerReference w:type="defaul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39780" w14:textId="77777777" w:rsidR="00FF5628" w:rsidRDefault="00FF5628" w:rsidP="00374963">
      <w:r>
        <w:separator/>
      </w:r>
    </w:p>
  </w:endnote>
  <w:endnote w:type="continuationSeparator" w:id="0">
    <w:p w14:paraId="3499A78C" w14:textId="77777777" w:rsidR="00FF5628" w:rsidRDefault="00FF5628" w:rsidP="00374963">
      <w:r>
        <w:continuationSeparator/>
      </w:r>
    </w:p>
  </w:endnote>
  <w:endnote w:type="continuationNotice" w:id="1">
    <w:p w14:paraId="52BBDD7B" w14:textId="77777777" w:rsidR="00FF5628" w:rsidRDefault="00FF56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9417A" w14:textId="77777777" w:rsidR="00FF5628" w:rsidRDefault="00FF5628" w:rsidP="00374963">
      <w:r>
        <w:separator/>
      </w:r>
    </w:p>
  </w:footnote>
  <w:footnote w:type="continuationSeparator" w:id="0">
    <w:p w14:paraId="255FBF64" w14:textId="77777777" w:rsidR="00FF5628" w:rsidRDefault="00FF5628" w:rsidP="00374963">
      <w:r>
        <w:continuationSeparator/>
      </w:r>
    </w:p>
  </w:footnote>
  <w:footnote w:type="continuationNotice" w:id="1">
    <w:p w14:paraId="1E971EA2" w14:textId="77777777" w:rsidR="00FF5628" w:rsidRDefault="00FF562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6"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6"/>
  </w:num>
  <w:num w:numId="2" w16cid:durableId="823930775">
    <w:abstractNumId w:val="9"/>
  </w:num>
  <w:num w:numId="3" w16cid:durableId="1143885733">
    <w:abstractNumId w:val="2"/>
  </w:num>
  <w:num w:numId="4" w16cid:durableId="367031767">
    <w:abstractNumId w:val="3"/>
  </w:num>
  <w:num w:numId="5" w16cid:durableId="1182544719">
    <w:abstractNumId w:val="10"/>
  </w:num>
  <w:num w:numId="6" w16cid:durableId="1754934915">
    <w:abstractNumId w:val="0"/>
  </w:num>
  <w:num w:numId="7" w16cid:durableId="1486513443">
    <w:abstractNumId w:val="1"/>
  </w:num>
  <w:num w:numId="8" w16cid:durableId="1889603147">
    <w:abstractNumId w:val="5"/>
  </w:num>
  <w:num w:numId="9" w16cid:durableId="699010936">
    <w:abstractNumId w:val="4"/>
  </w:num>
  <w:num w:numId="10" w16cid:durableId="1629968769">
    <w:abstractNumId w:val="8"/>
  </w:num>
  <w:num w:numId="11" w16cid:durableId="174752905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van He">
    <w15:presenceInfo w15:providerId="Windows Live" w15:userId="8c7f7f7c3aa34a62"/>
  </w15:person>
  <w15:person w15:author="巍箫 梁">
    <w15:presenceInfo w15:providerId="Windows Live" w15:userId="0e219b98bfab01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92EB1"/>
    <w:rsid w:val="000A338C"/>
    <w:rsid w:val="000C1B8B"/>
    <w:rsid w:val="000D4673"/>
    <w:rsid w:val="000E6E9A"/>
    <w:rsid w:val="000E79EB"/>
    <w:rsid w:val="00173EA3"/>
    <w:rsid w:val="001B3FA1"/>
    <w:rsid w:val="00211739"/>
    <w:rsid w:val="002427F1"/>
    <w:rsid w:val="002771B5"/>
    <w:rsid w:val="002B0BC7"/>
    <w:rsid w:val="00314A26"/>
    <w:rsid w:val="00326007"/>
    <w:rsid w:val="00374963"/>
    <w:rsid w:val="003A4E57"/>
    <w:rsid w:val="00415B26"/>
    <w:rsid w:val="00463416"/>
    <w:rsid w:val="00475916"/>
    <w:rsid w:val="00481D2D"/>
    <w:rsid w:val="004B4F3E"/>
    <w:rsid w:val="004C3D52"/>
    <w:rsid w:val="00510671"/>
    <w:rsid w:val="00585FE1"/>
    <w:rsid w:val="005966D3"/>
    <w:rsid w:val="00607A9E"/>
    <w:rsid w:val="00662420"/>
    <w:rsid w:val="00666513"/>
    <w:rsid w:val="00696503"/>
    <w:rsid w:val="006B2F93"/>
    <w:rsid w:val="006D4FB8"/>
    <w:rsid w:val="00761E29"/>
    <w:rsid w:val="00790D47"/>
    <w:rsid w:val="007D74F7"/>
    <w:rsid w:val="007F4098"/>
    <w:rsid w:val="008736E4"/>
    <w:rsid w:val="008C3BD0"/>
    <w:rsid w:val="008F0437"/>
    <w:rsid w:val="009C6329"/>
    <w:rsid w:val="00A46B47"/>
    <w:rsid w:val="00A71ED5"/>
    <w:rsid w:val="00AB0BC4"/>
    <w:rsid w:val="00AB20CB"/>
    <w:rsid w:val="00B2650A"/>
    <w:rsid w:val="00BF0D73"/>
    <w:rsid w:val="00C423F2"/>
    <w:rsid w:val="00C74000"/>
    <w:rsid w:val="00C84E8C"/>
    <w:rsid w:val="00CE16F2"/>
    <w:rsid w:val="00CE21C1"/>
    <w:rsid w:val="00D31B04"/>
    <w:rsid w:val="00D84248"/>
    <w:rsid w:val="00DD5B23"/>
    <w:rsid w:val="00ED7875"/>
    <w:rsid w:val="00F34394"/>
    <w:rsid w:val="00F3511E"/>
    <w:rsid w:val="00F668EC"/>
    <w:rsid w:val="00F72E9A"/>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E9A"/>
    <w:pPr>
      <w:widowControl w:val="0"/>
      <w:spacing w:line="360" w:lineRule="auto"/>
      <w:jc w:val="both"/>
    </w:pPr>
    <w:rPr>
      <w:rFonts w:ascii="Arial" w:eastAsia="Arial" w:hAnsi="Arial"/>
      <w:sz w:val="24"/>
      <w:szCs w:val="24"/>
    </w:r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9A"/>
    <w:pPr>
      <w:keepNext/>
      <w:keepLines/>
      <w:spacing w:before="260" w:after="260" w:line="416" w:lineRule="auto"/>
      <w:outlineLvl w:val="1"/>
    </w:pPr>
    <w:rPr>
      <w:rFonts w:cs="Arial"/>
      <w:b/>
      <w:bCs/>
      <w:sz w:val="32"/>
      <w:szCs w:val="32"/>
    </w:rPr>
  </w:style>
  <w:style w:type="paragraph" w:styleId="3">
    <w:name w:val="heading 3"/>
    <w:basedOn w:val="a"/>
    <w:next w:val="a"/>
    <w:link w:val="30"/>
    <w:uiPriority w:val="9"/>
    <w:unhideWhenUsed/>
    <w:qFormat/>
    <w:rsid w:val="006B2F9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9A"/>
    <w:rPr>
      <w:rFonts w:ascii="Arial" w:eastAsia="Arial" w:hAnsi="Arial" w:cs="Arial"/>
      <w:b/>
      <w:bCs/>
      <w:sz w:val="32"/>
      <w:szCs w:val="32"/>
    </w:rPr>
  </w:style>
  <w:style w:type="character" w:customStyle="1" w:styleId="30">
    <w:name w:val="标题 3 字符"/>
    <w:basedOn w:val="a0"/>
    <w:link w:val="3"/>
    <w:uiPriority w:val="9"/>
    <w:rsid w:val="006B2F93"/>
    <w:rPr>
      <w:rFonts w:ascii="Arial" w:eastAsia="Arial" w:hAnsi="Arial"/>
      <w:b/>
      <w:bCs/>
      <w:sz w:val="30"/>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c">
    <w:name w:val="header"/>
    <w:basedOn w:val="a"/>
    <w:link w:val="ad"/>
    <w:uiPriority w:val="99"/>
    <w:unhideWhenUsed/>
    <w:rsid w:val="00374963"/>
    <w:pPr>
      <w:tabs>
        <w:tab w:val="center" w:pos="4153"/>
        <w:tab w:val="right" w:pos="8306"/>
      </w:tabs>
      <w:snapToGrid w:val="0"/>
      <w:jc w:val="center"/>
    </w:pPr>
    <w:rPr>
      <w:sz w:val="18"/>
      <w:szCs w:val="18"/>
    </w:rPr>
  </w:style>
  <w:style w:type="character" w:customStyle="1" w:styleId="ad">
    <w:name w:val="页眉 字符"/>
    <w:basedOn w:val="a0"/>
    <w:link w:val="ac"/>
    <w:uiPriority w:val="99"/>
    <w:rsid w:val="00374963"/>
    <w:rPr>
      <w:sz w:val="18"/>
      <w:szCs w:val="18"/>
    </w:rPr>
  </w:style>
  <w:style w:type="paragraph" w:styleId="ae">
    <w:name w:val="footer"/>
    <w:basedOn w:val="a"/>
    <w:link w:val="af"/>
    <w:uiPriority w:val="99"/>
    <w:unhideWhenUsed/>
    <w:rsid w:val="00374963"/>
    <w:pPr>
      <w:tabs>
        <w:tab w:val="center" w:pos="4153"/>
        <w:tab w:val="right" w:pos="8306"/>
      </w:tabs>
      <w:snapToGrid w:val="0"/>
      <w:jc w:val="left"/>
    </w:pPr>
    <w:rPr>
      <w:sz w:val="18"/>
      <w:szCs w:val="18"/>
    </w:rPr>
  </w:style>
  <w:style w:type="character" w:customStyle="1" w:styleId="af">
    <w:name w:val="页脚 字符"/>
    <w:basedOn w:val="a0"/>
    <w:link w:val="ae"/>
    <w:uiPriority w:val="99"/>
    <w:rsid w:val="00374963"/>
    <w:rPr>
      <w:sz w:val="18"/>
      <w:szCs w:val="18"/>
    </w:rPr>
  </w:style>
  <w:style w:type="paragraph" w:styleId="af0">
    <w:name w:val="Revision"/>
    <w:hidden/>
    <w:uiPriority w:val="99"/>
    <w:semiHidden/>
    <w:rsid w:val="00AB0B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22</Pages>
  <Words>2485</Words>
  <Characters>13593</Characters>
  <Application>Microsoft Office Word</Application>
  <DocSecurity>0</DocSecurity>
  <Lines>453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10</cp:revision>
  <dcterms:created xsi:type="dcterms:W3CDTF">2024-01-31T22:58:00Z</dcterms:created>
  <dcterms:modified xsi:type="dcterms:W3CDTF">2024-02-14T23:23:00Z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