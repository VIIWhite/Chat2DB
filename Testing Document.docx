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23EE8487" w14:textId="77777777" w:rsidR="008C3BD0" w:rsidRPr="00C423F2" w:rsidRDefault="008C3BD0" w:rsidP="008C3BD0">
      <w:pPr>
        <w:spacing w:line="480" w:lineRule="auto"/>
        <w:jc w:val="center"/>
        <w:rPr>
          <w:del w:id="0" w:author="Evan He" w:date="2024-02-12T15:30:00Z"/>
          <w:rFonts w:cs="Arial"/>
          <w:b/>
          <w:bCs/>
          <w:sz w:val="48"/>
          <w:szCs w:val="48"/>
          <w:shd w:val="clear" w:color="auto" w:fill="FFFFFF"/>
        </w:rPr>
      </w:pPr>
      <w:del w:id="1" w:author="Evan He" w:date="2024-02-12T15:30:00Z">
        <w:r w:rsidRPr="00C423F2">
          <w:rPr>
            <w:rFonts w:eastAsia="Microsoft JhengHei" w:cs="Arial"/>
            <w:b/>
            <w:bCs/>
            <w:sz w:val="48"/>
            <w:szCs w:val="48"/>
            <w:shd w:val="clear" w:color="auto" w:fill="FFFFFF"/>
          </w:rPr>
          <w:delText>Project: Part 1</w:delText>
        </w:r>
      </w:del>
    </w:p>
    <w:p w14:paraId="5770CD59" w14:textId="274C6A24" w:rsidR="008C3BD0" w:rsidRPr="00092EB1" w:rsidRDefault="00092EB1" w:rsidP="008C3BD0">
      <w:pPr>
        <w:spacing w:line="480" w:lineRule="auto"/>
        <w:jc w:val="center"/>
        <w:rPr>
          <w:b/>
          <w:sz w:val="48"/>
          <w:shd w:val="clear" w:color="auto" w:fill="FFFFFF"/>
          <w:rPrChange w:id="2" w:author="Evan He" w:date="2024-02-12T15:30:00Z">
            <w:rPr>
              <w:b/>
              <w:sz w:val="28"/>
              <w:shd w:val="clear" w:color="auto" w:fill="FFFFFF"/>
            </w:rPr>
          </w:rPrChange>
        </w:rPr>
      </w:pPr>
      <w:ins w:id="3" w:author="Evan He" w:date="2024-02-12T15:30:00Z">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ins>
      <w:moveFromRangeStart w:id="4" w:author="Evan He" w:date="2024-02-12T15:30:00Z" w:name="move158644223"/>
      <w:moveFrom w:id="5" w:author="Evan He" w:date="2024-02-12T15:30:00Z">
        <w:r w:rsidR="004B4F3E" w:rsidRPr="004B4F3E">
          <w:rPr>
            <w:sz w:val="40"/>
            <w:shd w:val="clear" w:color="auto" w:fill="FFFFFF"/>
            <w:rPrChange w:id="6" w:author="Evan He" w:date="2024-02-12T15:30:00Z">
              <w:rPr>
                <w:b/>
                <w:sz w:val="28"/>
                <w:shd w:val="clear" w:color="auto" w:fill="FFFFFF"/>
              </w:rPr>
            </w:rPrChange>
          </w:rPr>
          <w:t xml:space="preserve"> </w:t>
        </w:r>
        <w:r w:rsidRPr="004B4F3E">
          <w:rPr>
            <w:sz w:val="40"/>
            <w:shd w:val="clear" w:color="auto" w:fill="FFFFFF"/>
            <w:rPrChange w:id="7" w:author="Evan He" w:date="2024-02-12T15:30:00Z">
              <w:rPr>
                <w:b/>
                <w:sz w:val="28"/>
                <w:shd w:val="clear" w:color="auto" w:fill="FFFFFF"/>
              </w:rPr>
            </w:rPrChange>
          </w:rPr>
          <w:t>Introduction</w:t>
        </w:r>
        <w:r w:rsidR="00790D47" w:rsidRPr="004B4F3E">
          <w:rPr>
            <w:sz w:val="40"/>
            <w:shd w:val="clear" w:color="auto" w:fill="FFFFFF"/>
            <w:rPrChange w:id="8" w:author="Evan He" w:date="2024-02-12T15:30:00Z">
              <w:rPr>
                <w:b/>
                <w:sz w:val="28"/>
                <w:shd w:val="clear" w:color="auto" w:fill="FFFFFF"/>
              </w:rPr>
            </w:rPrChange>
          </w:rPr>
          <w:t xml:space="preserve">. </w:t>
        </w:r>
        <w:r w:rsidRPr="004B4F3E">
          <w:rPr>
            <w:sz w:val="40"/>
            <w:shd w:val="clear" w:color="auto" w:fill="FFFFFF"/>
            <w:rPrChange w:id="9" w:author="Evan He" w:date="2024-02-12T15:30:00Z">
              <w:rPr>
                <w:b/>
                <w:sz w:val="28"/>
                <w:shd w:val="clear" w:color="auto" w:fill="FFFFFF"/>
              </w:rPr>
            </w:rPrChange>
          </w:rPr>
          <w:t>Set Up. Functional</w:t>
        </w:r>
      </w:moveFrom>
      <w:moveFromRangeEnd w:id="4"/>
      <w:r>
        <w:rPr>
          <w:b/>
          <w:sz w:val="48"/>
          <w:shd w:val="clear" w:color="auto" w:fill="FFFFFF"/>
          <w:rPrChange w:id="10" w:author="Evan He" w:date="2024-02-12T15:30:00Z">
            <w:rPr>
              <w:b/>
              <w:sz w:val="28"/>
              <w:shd w:val="clear" w:color="auto" w:fill="FFFFFF"/>
            </w:rPr>
          </w:rPrChange>
        </w:rPr>
        <w:t xml:space="preserve"> </w:t>
      </w:r>
      <w:r w:rsidRPr="00092EB1">
        <w:rPr>
          <w:b/>
          <w:color w:val="0D0D0D"/>
          <w:sz w:val="48"/>
          <w:shd w:val="clear" w:color="auto" w:fill="FFFFFF"/>
          <w:rPrChange w:id="11" w:author="Evan He" w:date="2024-02-12T15:30:00Z">
            <w:rPr>
              <w:b/>
              <w:sz w:val="28"/>
              <w:shd w:val="clear" w:color="auto" w:fill="FFFFFF"/>
            </w:rPr>
          </w:rPrChange>
        </w:rPr>
        <w:t xml:space="preserve">Testing and </w:t>
      </w:r>
      <w:del w:id="12" w:author="Evan He" w:date="2024-02-12T15:30:00Z">
        <w:r w:rsidR="008C3BD0" w:rsidRPr="00C423F2">
          <w:rPr>
            <w:rFonts w:eastAsia="Microsoft JhengHei" w:cs="Arial"/>
            <w:b/>
            <w:bCs/>
            <w:sz w:val="28"/>
            <w:szCs w:val="28"/>
            <w:shd w:val="clear" w:color="auto" w:fill="FFFFFF"/>
          </w:rPr>
          <w:delText>Partitioning</w:delText>
        </w:r>
      </w:del>
      <w:ins w:id="13" w:author="Evan He" w:date="2024-02-12T15:30:00Z">
        <w:r w:rsidRPr="00092EB1">
          <w:rPr>
            <w:rFonts w:cs="Arial"/>
            <w:b/>
            <w:bCs/>
            <w:color w:val="0D0D0D"/>
            <w:sz w:val="48"/>
            <w:szCs w:val="48"/>
            <w:shd w:val="clear" w:color="auto" w:fill="FFFFFF"/>
          </w:rPr>
          <w:t xml:space="preserve">Debugging </w:t>
        </w:r>
      </w:ins>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3990A3D8" w:rsidR="008C3BD0" w:rsidRDefault="00790D47" w:rsidP="008C3BD0">
      <w:pPr>
        <w:spacing w:line="480" w:lineRule="auto"/>
        <w:jc w:val="center"/>
        <w:rPr>
          <w:rFonts w:eastAsia="Microsoft JhengHei" w:cs="Arial"/>
          <w:b/>
          <w:bCs/>
          <w:sz w:val="28"/>
          <w:szCs w:val="28"/>
          <w:shd w:val="clear" w:color="auto" w:fill="FFFFFF"/>
        </w:rPr>
      </w:pPr>
      <w:ins w:id="14" w:author="Evan He" w:date="2024-02-12T15:30:00Z">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xml:space="preserve">, </w:t>
        </w:r>
      </w:ins>
      <w:r w:rsidRPr="00790D47">
        <w:rPr>
          <w:rFonts w:eastAsia="Microsoft JhengHei" w:cs="Arial"/>
          <w:b/>
          <w:bCs/>
          <w:sz w:val="28"/>
          <w:szCs w:val="28"/>
          <w:shd w:val="clear" w:color="auto" w:fill="FFFFFF"/>
        </w:rPr>
        <w:t>2024</w:t>
      </w:r>
      <w:del w:id="15" w:author="Evan He" w:date="2024-02-12T15:30:00Z">
        <w:r w:rsidR="008C3BD0" w:rsidRPr="00C423F2">
          <w:rPr>
            <w:rFonts w:eastAsia="Microsoft JhengHei" w:cs="Arial"/>
            <w:b/>
            <w:bCs/>
            <w:sz w:val="28"/>
            <w:szCs w:val="28"/>
            <w:shd w:val="clear" w:color="auto" w:fill="FFFFFF"/>
          </w:rPr>
          <w:delText>-02-06</w:delText>
        </w:r>
      </w:del>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 xml:space="preserve">Prepared by: </w:t>
      </w:r>
      <w:proofErr w:type="spellStart"/>
      <w:r w:rsidRPr="00C423F2">
        <w:rPr>
          <w:rFonts w:eastAsia="Microsoft JhengHei" w:cs="Arial"/>
          <w:b/>
          <w:bCs/>
          <w:sz w:val="28"/>
          <w:szCs w:val="28"/>
          <w:shd w:val="clear" w:color="auto" w:fill="FFFFFF"/>
        </w:rPr>
        <w:t>Weixiao</w:t>
      </w:r>
      <w:proofErr w:type="spellEnd"/>
      <w:r w:rsidRPr="00C423F2">
        <w:rPr>
          <w:rFonts w:eastAsia="Microsoft JhengHei" w:cs="Arial"/>
          <w:b/>
          <w:bCs/>
          <w:sz w:val="28"/>
          <w:szCs w:val="28"/>
          <w:shd w:val="clear" w:color="auto" w:fill="FFFFFF"/>
        </w:rPr>
        <w:t xml:space="preserve">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ins w:id="16" w:author="Evan He" w:date="2024-02-12T15:30:00Z"/>
          <w:rFonts w:eastAsiaTheme="minorEastAsia" w:cs="Arial" w:hint="eastAsia"/>
        </w:rPr>
      </w:pPr>
    </w:p>
    <w:p w14:paraId="6133AD7E" w14:textId="76F4DC8C" w:rsidR="004B4F3E" w:rsidRPr="004B4F3E" w:rsidRDefault="00092EB1" w:rsidP="004B4F3E">
      <w:pPr>
        <w:pStyle w:val="Heading1"/>
        <w:jc w:val="center"/>
        <w:rPr>
          <w:ins w:id="17" w:author="Evan He" w:date="2024-02-12T15:30:00Z"/>
          <w:rFonts w:cs="Arial"/>
          <w:sz w:val="40"/>
          <w:szCs w:val="40"/>
          <w:shd w:val="clear" w:color="auto" w:fill="FFFFFF"/>
        </w:rPr>
      </w:pPr>
      <w:ins w:id="18" w:author="Evan He" w:date="2024-02-12T15:30:00Z">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ins>
      <w:moveToRangeStart w:id="19" w:author="Evan He" w:date="2024-02-12T15:30:00Z" w:name="move158644223"/>
      <w:moveTo w:id="20" w:author="Evan He" w:date="2024-02-12T15:30:00Z">
        <w:r w:rsidR="004B4F3E" w:rsidRPr="004B4F3E">
          <w:rPr>
            <w:sz w:val="40"/>
            <w:shd w:val="clear" w:color="auto" w:fill="FFFFFF"/>
            <w:rPrChange w:id="21" w:author="Evan He" w:date="2024-02-12T15:30:00Z">
              <w:rPr>
                <w:sz w:val="28"/>
                <w:shd w:val="clear" w:color="auto" w:fill="FFFFFF"/>
              </w:rPr>
            </w:rPrChange>
          </w:rPr>
          <w:t xml:space="preserve"> </w:t>
        </w:r>
        <w:r w:rsidRPr="004B4F3E">
          <w:rPr>
            <w:sz w:val="40"/>
            <w:shd w:val="clear" w:color="auto" w:fill="FFFFFF"/>
            <w:rPrChange w:id="22" w:author="Evan He" w:date="2024-02-12T15:30:00Z">
              <w:rPr>
                <w:sz w:val="28"/>
                <w:shd w:val="clear" w:color="auto" w:fill="FFFFFF"/>
              </w:rPr>
            </w:rPrChange>
          </w:rPr>
          <w:t>Introduction</w:t>
        </w:r>
        <w:r w:rsidR="00790D47" w:rsidRPr="004B4F3E">
          <w:rPr>
            <w:sz w:val="40"/>
            <w:shd w:val="clear" w:color="auto" w:fill="FFFFFF"/>
            <w:rPrChange w:id="23" w:author="Evan He" w:date="2024-02-12T15:30:00Z">
              <w:rPr>
                <w:sz w:val="28"/>
                <w:shd w:val="clear" w:color="auto" w:fill="FFFFFF"/>
              </w:rPr>
            </w:rPrChange>
          </w:rPr>
          <w:t xml:space="preserve">. </w:t>
        </w:r>
        <w:r w:rsidRPr="004B4F3E">
          <w:rPr>
            <w:sz w:val="40"/>
            <w:shd w:val="clear" w:color="auto" w:fill="FFFFFF"/>
            <w:rPrChange w:id="24" w:author="Evan He" w:date="2024-02-12T15:30:00Z">
              <w:rPr>
                <w:sz w:val="28"/>
                <w:shd w:val="clear" w:color="auto" w:fill="FFFFFF"/>
              </w:rPr>
            </w:rPrChange>
          </w:rPr>
          <w:t>Set Up. Functional</w:t>
        </w:r>
      </w:moveTo>
      <w:moveToRangeEnd w:id="19"/>
      <w:ins w:id="25" w:author="Evan He" w:date="2024-02-12T15:30:00Z">
        <w:r w:rsidRPr="004B4F3E">
          <w:rPr>
            <w:rFonts w:cs="Arial"/>
            <w:sz w:val="40"/>
            <w:szCs w:val="40"/>
            <w:shd w:val="clear" w:color="auto" w:fill="FFFFFF"/>
          </w:rPr>
          <w:t xml:space="preserve"> Testing and Partitioning</w:t>
        </w:r>
      </w:ins>
    </w:p>
    <w:p w14:paraId="4361327E" w14:textId="1EB449C9" w:rsidR="00463416" w:rsidRPr="004B4F3E" w:rsidRDefault="00463416" w:rsidP="006B2F93">
      <w:pPr>
        <w:pStyle w:val="Heading2"/>
      </w:pPr>
      <w:r w:rsidRPr="004B4F3E">
        <w:t>Introduction</w:t>
      </w:r>
    </w:p>
    <w:p w14:paraId="05751D18" w14:textId="468B0B0B" w:rsidR="000E6E9A" w:rsidRPr="00C423F2" w:rsidRDefault="000E6E9A" w:rsidP="006B2F93">
      <w:pPr>
        <w:pStyle w:val="Heading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Heading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7CEA7B38" w:rsidR="000E6E9A" w:rsidRPr="00BF0D73" w:rsidRDefault="000E6E9A" w:rsidP="00BF0D73">
      <w:pPr>
        <w:rPr>
          <w:rFonts w:cs="Arial"/>
        </w:rPr>
      </w:pPr>
      <w:r w:rsidRPr="00BF0D73">
        <w:rPr>
          <w:rFonts w:cs="Arial"/>
        </w:rPr>
        <w:t xml:space="preserve">The project mainly uses </w:t>
      </w:r>
      <w:r w:rsidRPr="00BF0D73">
        <w:rPr>
          <w:rStyle w:val="Strong"/>
          <w:rFonts w:cs="Arial"/>
        </w:rPr>
        <w:t>Electron</w:t>
      </w:r>
      <w:del w:id="26" w:author="Evan He" w:date="2024-02-12T15:30:00Z">
        <w:r w:rsidRPr="00BF0D73">
          <w:rPr>
            <w:rStyle w:val="Strong"/>
            <w:rFonts w:cs="Arial"/>
          </w:rPr>
          <w:delText>+js+</w:delText>
        </w:r>
      </w:del>
      <w:ins w:id="27" w:author="Evan He" w:date="2024-02-12T15:30:00Z">
        <w:r w:rsidR="00790D47">
          <w:rPr>
            <w:rStyle w:val="Strong"/>
            <w:rFonts w:cs="Arial"/>
          </w:rPr>
          <w:t xml:space="preserve"> </w:t>
        </w:r>
        <w:r w:rsidRPr="00BF0D73">
          <w:rPr>
            <w:rStyle w:val="Strong"/>
            <w:rFonts w:cs="Arial"/>
          </w:rPr>
          <w:t>+</w:t>
        </w:r>
        <w:r w:rsidR="00790D47" w:rsidRPr="00790D47">
          <w:rPr>
            <w:rStyle w:val="Strong"/>
            <w:rFonts w:cs="Arial"/>
          </w:rPr>
          <w:t xml:space="preserve"> JavaScript</w:t>
        </w:r>
        <w:r w:rsidR="00790D47">
          <w:rPr>
            <w:rStyle w:val="Strong"/>
            <w:rFonts w:cs="Arial"/>
          </w:rPr>
          <w:t xml:space="preserve"> </w:t>
        </w:r>
        <w:r w:rsidRPr="00BF0D73">
          <w:rPr>
            <w:rStyle w:val="Strong"/>
            <w:rFonts w:cs="Arial"/>
          </w:rPr>
          <w:t>+</w:t>
        </w:r>
        <w:r w:rsidR="00790D47">
          <w:rPr>
            <w:rStyle w:val="Strong"/>
            <w:rFonts w:cs="Arial"/>
          </w:rPr>
          <w:t xml:space="preserve"> </w:t>
        </w:r>
      </w:ins>
      <w:r w:rsidRPr="00BF0D73">
        <w:rPr>
          <w:rStyle w:val="Strong"/>
          <w:rFonts w:cs="Arial"/>
        </w:rPr>
        <w:t xml:space="preserve">Java </w:t>
      </w:r>
      <w:r w:rsidRPr="00BF0D73">
        <w:rPr>
          <w:rStyle w:val="Strong"/>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Heading2"/>
      </w:pPr>
      <w:r w:rsidRPr="004B4F3E">
        <w:lastRenderedPageBreak/>
        <w:t>Deployment</w:t>
      </w:r>
    </w:p>
    <w:p w14:paraId="358109BF" w14:textId="267E93F6" w:rsidR="00F3511E" w:rsidRPr="00C423F2" w:rsidRDefault="00F3511E" w:rsidP="006B2F93">
      <w:pPr>
        <w:pStyle w:val="Heading3"/>
      </w:pPr>
      <w:r w:rsidRPr="00C423F2">
        <w:t>Run the Server</w:t>
      </w:r>
    </w:p>
    <w:p w14:paraId="09FCC873" w14:textId="30D33066" w:rsidR="00F3511E" w:rsidRPr="00BF0D73" w:rsidRDefault="000A338C" w:rsidP="00BF0D73">
      <w:pPr>
        <w:pStyle w:val="ListParagraph"/>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ListParagraph"/>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ListParagraph"/>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proofErr w:type="spellStart"/>
      <w:r w:rsidR="002427F1" w:rsidRPr="00BF0D73">
        <w:rPr>
          <w:rFonts w:cs="Arial"/>
          <w:highlight w:val="darkGray"/>
          <w:shd w:val="clear" w:color="auto" w:fill="000000"/>
        </w:rPr>
        <w:t>mvn</w:t>
      </w:r>
      <w:proofErr w:type="spellEnd"/>
      <w:r w:rsidR="002427F1" w:rsidRPr="00BF0D73">
        <w:rPr>
          <w:rFonts w:cs="Arial"/>
          <w:highlight w:val="darkGray"/>
          <w:shd w:val="clear" w:color="auto" w:fill="000000"/>
        </w:rPr>
        <w:t xml:space="preserve"> clean install</w:t>
      </w:r>
    </w:p>
    <w:p w14:paraId="285442F1" w14:textId="5B7DA278" w:rsidR="002427F1" w:rsidRPr="00BF0D73" w:rsidRDefault="002427F1" w:rsidP="00BF0D73">
      <w:pPr>
        <w:pStyle w:val="ListParagraph"/>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ListParagraph"/>
        <w:numPr>
          <w:ilvl w:val="0"/>
          <w:numId w:val="1"/>
        </w:numPr>
        <w:ind w:firstLineChars="0"/>
        <w:rPr>
          <w:rFonts w:cs="Arial"/>
        </w:rPr>
      </w:pPr>
      <w:r w:rsidRPr="00BF0D73">
        <w:rPr>
          <w:rFonts w:cs="Arial"/>
        </w:rPr>
        <w:t xml:space="preserve">Run the application with </w:t>
      </w:r>
      <w:proofErr w:type="spellStart"/>
      <w:r w:rsidRPr="00475916">
        <w:rPr>
          <w:rFonts w:cs="Arial"/>
          <w:b/>
          <w:bCs/>
        </w:rPr>
        <w:t>APIkey</w:t>
      </w:r>
      <w:proofErr w:type="spellEnd"/>
      <w:r w:rsidRPr="00BF0D73">
        <w:rPr>
          <w:rFonts w:cs="Arial"/>
        </w:rPr>
        <w:t xml:space="preserve"> argument: </w:t>
      </w:r>
      <w:r w:rsidRPr="00BF0D73">
        <w:rPr>
          <w:rFonts w:cs="Arial"/>
          <w:highlight w:val="darkGray"/>
          <w:shd w:val="clear" w:color="auto" w:fill="000000"/>
        </w:rPr>
        <w:t>java -</w:t>
      </w:r>
      <w:proofErr w:type="gramStart"/>
      <w:r w:rsidRPr="00BF0D73">
        <w:rPr>
          <w:rFonts w:cs="Arial"/>
          <w:highlight w:val="darkGray"/>
          <w:shd w:val="clear" w:color="auto" w:fill="000000"/>
        </w:rPr>
        <w:t>jar  -</w:t>
      </w:r>
      <w:proofErr w:type="spellStart"/>
      <w:proofErr w:type="gramEnd"/>
      <w:r w:rsidRPr="00BF0D73">
        <w:rPr>
          <w:rFonts w:cs="Arial"/>
          <w:highlight w:val="darkGray"/>
          <w:shd w:val="clear" w:color="auto" w:fill="000000"/>
        </w:rPr>
        <w:t>Dloader.path</w:t>
      </w:r>
      <w:proofErr w:type="spellEnd"/>
      <w:r w:rsidRPr="00BF0D73">
        <w:rPr>
          <w:rFonts w:cs="Arial"/>
          <w:highlight w:val="darkGray"/>
          <w:shd w:val="clear" w:color="auto" w:fill="000000"/>
        </w:rPr>
        <w:t>=./lib -</w:t>
      </w:r>
      <w:proofErr w:type="spellStart"/>
      <w:r w:rsidRPr="00BF0D73">
        <w:rPr>
          <w:rFonts w:cs="Arial"/>
          <w:highlight w:val="darkGray"/>
          <w:shd w:val="clear" w:color="auto" w:fill="000000"/>
        </w:rPr>
        <w:t>Dchatgpt.apiKey</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xxxxx</w:t>
      </w:r>
      <w:proofErr w:type="spellEnd"/>
      <w:r w:rsidRPr="00BF0D73">
        <w:rPr>
          <w:rFonts w:cs="Arial"/>
          <w:highlight w:val="darkGray"/>
          <w:shd w:val="clear" w:color="auto" w:fill="000000"/>
        </w:rPr>
        <w:t xml:space="preserve"> chat2db-server-start.jar</w:t>
      </w:r>
    </w:p>
    <w:p w14:paraId="2385D49A" w14:textId="67823B2A" w:rsidR="002427F1" w:rsidRPr="00C423F2" w:rsidRDefault="002427F1" w:rsidP="00BF0D73">
      <w:pPr>
        <w:pStyle w:val="ListParagraph"/>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Heading3"/>
      </w:pPr>
      <w:r w:rsidRPr="00C423F2">
        <w:t>Run the Client:</w:t>
      </w:r>
    </w:p>
    <w:p w14:paraId="0BCC3A37" w14:textId="39171A6C" w:rsidR="00F3511E" w:rsidRPr="00BF0D73" w:rsidRDefault="00F3511E" w:rsidP="00BF0D73">
      <w:pPr>
        <w:pStyle w:val="ListParagraph"/>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ListParagraph"/>
        <w:numPr>
          <w:ilvl w:val="0"/>
          <w:numId w:val="1"/>
        </w:numPr>
        <w:ind w:firstLineChars="0"/>
        <w:rPr>
          <w:rFonts w:cs="Arial"/>
        </w:rPr>
      </w:pPr>
      <w:r w:rsidRPr="00BF0D73">
        <w:rPr>
          <w:rFonts w:cs="Arial"/>
        </w:rPr>
        <w:t xml:space="preserve">Install Node.js (including </w:t>
      </w:r>
      <w:proofErr w:type="spellStart"/>
      <w:r w:rsidRPr="00475916">
        <w:rPr>
          <w:rFonts w:cs="Arial"/>
          <w:b/>
          <w:bCs/>
        </w:rPr>
        <w:t>npm</w:t>
      </w:r>
      <w:proofErr w:type="spellEnd"/>
      <w:r w:rsidRPr="00BF0D73">
        <w:rPr>
          <w:rFonts w:cs="Arial"/>
        </w:rPr>
        <w:t>)</w:t>
      </w:r>
    </w:p>
    <w:p w14:paraId="5CC27628" w14:textId="6A8E3012" w:rsidR="00F3511E" w:rsidRPr="00BF0D73" w:rsidRDefault="00F3511E" w:rsidP="00BF0D73">
      <w:pPr>
        <w:pStyle w:val="ListParagraph"/>
        <w:numPr>
          <w:ilvl w:val="0"/>
          <w:numId w:val="1"/>
        </w:numPr>
        <w:ind w:firstLineChars="0"/>
        <w:rPr>
          <w:rFonts w:cs="Arial"/>
        </w:rPr>
      </w:pPr>
      <w:r w:rsidRPr="00BF0D73">
        <w:rPr>
          <w:rFonts w:cs="Arial"/>
        </w:rPr>
        <w:t xml:space="preserve">Use </w:t>
      </w:r>
      <w:proofErr w:type="spellStart"/>
      <w:r w:rsidRPr="00475916">
        <w:rPr>
          <w:rFonts w:cs="Arial"/>
          <w:b/>
          <w:bCs/>
        </w:rPr>
        <w:t>npm</w:t>
      </w:r>
      <w:proofErr w:type="spellEnd"/>
      <w:r w:rsidRPr="00BF0D73">
        <w:rPr>
          <w:rFonts w:cs="Arial"/>
        </w:rPr>
        <w:t xml:space="preserve"> to install Yarn: </w:t>
      </w:r>
      <w:proofErr w:type="spellStart"/>
      <w:r w:rsidRPr="00BF0D73">
        <w:rPr>
          <w:rFonts w:cs="Arial"/>
          <w:highlight w:val="darkGray"/>
          <w:shd w:val="clear" w:color="auto" w:fill="000000"/>
        </w:rPr>
        <w:t>npm</w:t>
      </w:r>
      <w:proofErr w:type="spellEnd"/>
      <w:r w:rsidRPr="00BF0D73">
        <w:rPr>
          <w:rFonts w:cs="Arial"/>
          <w:highlight w:val="darkGray"/>
          <w:shd w:val="clear" w:color="auto" w:fill="000000"/>
        </w:rPr>
        <w:t xml:space="preserve"> install -g yarn</w:t>
      </w:r>
    </w:p>
    <w:p w14:paraId="4EDC0A91" w14:textId="6936428A" w:rsidR="00F3511E" w:rsidRPr="00BF0D73" w:rsidRDefault="00F3511E" w:rsidP="00BF0D73">
      <w:pPr>
        <w:pStyle w:val="ListParagraph"/>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ListParagraph"/>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 xml:space="preserve">yarn run </w:t>
      </w:r>
      <w:proofErr w:type="spellStart"/>
      <w:proofErr w:type="gramStart"/>
      <w:r w:rsidRPr="00BF0D73">
        <w:rPr>
          <w:rFonts w:cs="Arial"/>
          <w:highlight w:val="darkGray"/>
          <w:shd w:val="clear" w:color="auto" w:fill="000000"/>
        </w:rPr>
        <w:t>start:web</w:t>
      </w:r>
      <w:proofErr w:type="spellEnd"/>
      <w:proofErr w:type="gramEnd"/>
    </w:p>
    <w:p w14:paraId="0B65B6C5" w14:textId="77777777" w:rsidR="00D31B04" w:rsidRPr="00C423F2" w:rsidRDefault="00D31B04" w:rsidP="00BF0D73">
      <w:pPr>
        <w:rPr>
          <w:rFonts w:cs="Arial"/>
        </w:rPr>
      </w:pPr>
    </w:p>
    <w:p w14:paraId="606BA335" w14:textId="41D876E1" w:rsidR="00D31B04" w:rsidRPr="004B4F3E" w:rsidRDefault="00696503" w:rsidP="006B2F93">
      <w:pPr>
        <w:pStyle w:val="Heading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w:t>
      </w:r>
      <w:proofErr w:type="spellStart"/>
      <w:r w:rsidRPr="00475916">
        <w:rPr>
          <w:rFonts w:cs="Arial"/>
          <w:b/>
          <w:bCs/>
        </w:rPr>
        <w:t>SpringBootTest</w:t>
      </w:r>
      <w:proofErr w:type="spellEnd"/>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proofErr w:type="spellStart"/>
      <w:r w:rsidR="00ED7875" w:rsidRPr="00475916">
        <w:rPr>
          <w:rFonts w:cs="Arial"/>
          <w:b/>
          <w:bCs/>
        </w:rPr>
        <w:t>BaseTest</w:t>
      </w:r>
      <w:proofErr w:type="spellEnd"/>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w:t>
      </w:r>
      <w:proofErr w:type="spellStart"/>
      <w:r w:rsidRPr="00BF0D73">
        <w:rPr>
          <w:rFonts w:cs="Arial"/>
        </w:rPr>
        <w:t>mvn</w:t>
      </w:r>
      <w:proofErr w:type="spellEnd"/>
      <w:r w:rsidRPr="00BF0D73">
        <w:rPr>
          <w:rFonts w:cs="Arial"/>
        </w:rPr>
        <w:t xml:space="preserve"> test” command in the terminal or run the “test” lifecycle in our IDE. In order to run a specific test case, we can either use the “</w:t>
      </w:r>
      <w:proofErr w:type="spellStart"/>
      <w:r w:rsidRPr="00BF0D73">
        <w:rPr>
          <w:rFonts w:cs="Arial"/>
          <w:highlight w:val="darkGray"/>
          <w:shd w:val="clear" w:color="auto" w:fill="000000"/>
        </w:rPr>
        <w:t>mvn</w:t>
      </w:r>
      <w:proofErr w:type="spellEnd"/>
      <w:r w:rsidRPr="00BF0D73">
        <w:rPr>
          <w:rFonts w:cs="Arial"/>
          <w:highlight w:val="darkGray"/>
          <w:shd w:val="clear" w:color="auto" w:fill="000000"/>
        </w:rPr>
        <w:t xml:space="preserve"> -</w:t>
      </w:r>
      <w:proofErr w:type="spellStart"/>
      <w:r w:rsidRPr="00BF0D73">
        <w:rPr>
          <w:rFonts w:cs="Arial"/>
          <w:highlight w:val="darkGray"/>
          <w:shd w:val="clear" w:color="auto" w:fill="000000"/>
        </w:rPr>
        <w:t>Dtest</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ClassName</w:t>
      </w:r>
      <w:proofErr w:type="spellEnd"/>
      <w:r w:rsidRPr="00BF0D73">
        <w:rPr>
          <w:rFonts w:cs="Arial"/>
          <w:highlight w:val="darkGray"/>
          <w:shd w:val="clear" w:color="auto" w:fill="000000"/>
        </w:rPr>
        <w:t xml:space="preserve"> test</w:t>
      </w:r>
      <w:r w:rsidRPr="00BF0D73">
        <w:rPr>
          <w:rFonts w:cs="Arial"/>
        </w:rPr>
        <w:t xml:space="preserve">” command in the terminal or simply run or debug the class in IDE. </w:t>
      </w:r>
    </w:p>
    <w:p w14:paraId="2215BE36" w14:textId="1A04137A" w:rsidR="00C423F2" w:rsidRPr="004B4F3E" w:rsidRDefault="00C423F2" w:rsidP="006B2F93">
      <w:pPr>
        <w:pStyle w:val="Heading2"/>
      </w:pPr>
      <w:r w:rsidRPr="004B4F3E">
        <w:t>Test Partitioning and Cases</w:t>
      </w:r>
    </w:p>
    <w:p w14:paraId="6CF956AA" w14:textId="3C64EBDA" w:rsidR="00A46B47" w:rsidRPr="00481D2D" w:rsidRDefault="00A46B47" w:rsidP="006B2F93">
      <w:pPr>
        <w:pStyle w:val="Heading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proofErr w:type="spellStart"/>
      <w:r w:rsidRPr="00481D2D">
        <w:rPr>
          <w:rFonts w:eastAsia="宋体" w:cs="Arial"/>
          <w:b/>
          <w:bCs/>
          <w:kern w:val="0"/>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proofErr w:type="spellStart"/>
      <w:r w:rsidRPr="00481D2D">
        <w:rPr>
          <w:rFonts w:eastAsia="宋体" w:cs="Arial"/>
          <w:b/>
          <w:bCs/>
          <w:kern w:val="0"/>
          <w14:ligatures w14:val="none"/>
        </w:rPr>
        <w:t>SystemConfigParam</w:t>
      </w:r>
      <w:proofErr w:type="spellEnd"/>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proofErr w:type="spellStart"/>
      <w:r w:rsidRPr="00481D2D">
        <w:rPr>
          <w:rFonts w:eastAsia="宋体" w:cs="Arial"/>
          <w:b/>
          <w:bCs/>
          <w:kern w:val="0"/>
          <w14:ligatures w14:val="none"/>
        </w:rPr>
        <w:t>createOrUpdate</w:t>
      </w:r>
      <w:proofErr w:type="spellEnd"/>
      <w:r w:rsidRPr="00481D2D">
        <w:rPr>
          <w:rFonts w:eastAsia="宋体" w:cs="Arial"/>
          <w:kern w:val="0"/>
          <w14:ligatures w14:val="none"/>
        </w:rPr>
        <w:t xml:space="preserve"> method of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Heading3"/>
      </w:pPr>
      <w:r w:rsidRPr="00BF0D73">
        <w:t>Partition Testing Concept</w:t>
      </w:r>
    </w:p>
    <w:p w14:paraId="1C03E147"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Heading3"/>
      </w:pPr>
      <w:r w:rsidRPr="00BF0D73">
        <w:t>Feature Selection for Partitioning</w:t>
      </w:r>
    </w:p>
    <w:p w14:paraId="2833A3BE"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Heading3"/>
      </w:pPr>
      <w:r w:rsidRPr="00BF0D73">
        <w:lastRenderedPageBreak/>
        <w:t>Specifying Partitions and Boundaries</w:t>
      </w:r>
    </w:p>
    <w:p w14:paraId="67DFD939"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NormalWeb"/>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Heading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proofErr w:type="spellStart"/>
      <w:r w:rsidRPr="00BF0D73">
        <w:rPr>
          <w:rFonts w:cs="Arial"/>
          <w:b/>
          <w:bCs/>
        </w:rPr>
        <w:t>DriverConfig</w:t>
      </w:r>
      <w:proofErr w:type="spellEnd"/>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Heading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Pr>
        <w:rPr>
          <w:ins w:id="28" w:author="Evan He" w:date="2024-02-12T15:30:00Z"/>
        </w:rPr>
      </w:pPr>
    </w:p>
    <w:p w14:paraId="777A58EA" w14:textId="4A8606CF" w:rsidR="004B4F3E" w:rsidRDefault="004B4F3E">
      <w:pPr>
        <w:pStyle w:val="Heading1"/>
        <w:shd w:val="clear" w:color="auto" w:fill="FFFFFF"/>
        <w:spacing w:before="0" w:after="0"/>
        <w:jc w:val="center"/>
        <w:rPr>
          <w:sz w:val="36"/>
          <w:rPrChange w:id="29" w:author="Evan He" w:date="2024-02-12T15:30:00Z">
            <w:rPr/>
          </w:rPrChange>
        </w:rPr>
        <w:pPrChange w:id="30" w:author="Evan He" w:date="2024-02-12T15:30:00Z">
          <w:pPr>
            <w:pStyle w:val="Heading1"/>
            <w:spacing w:line="360" w:lineRule="auto"/>
          </w:pPr>
        </w:pPrChange>
      </w:pPr>
      <w:ins w:id="31" w:author="Evan He" w:date="2024-02-12T15:30:00Z">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ins>
      <w:r w:rsidRPr="004B4F3E">
        <w:rPr>
          <w:sz w:val="36"/>
          <w:rPrChange w:id="32" w:author="Evan He" w:date="2024-02-12T15:30:00Z">
            <w:rPr/>
          </w:rPrChange>
        </w:rPr>
        <w:t xml:space="preserve">Finite State </w:t>
      </w:r>
      <w:del w:id="33" w:author="Evan He" w:date="2024-02-12T15:30:00Z">
        <w:r w:rsidR="00A71ED5" w:rsidRPr="00A71ED5">
          <w:rPr>
            <w:rFonts w:cs="Arial"/>
          </w:rPr>
          <w:delText>Machine and Cases</w:delText>
        </w:r>
      </w:del>
      <w:ins w:id="34" w:author="Evan He" w:date="2024-02-12T15:30:00Z">
        <w:r w:rsidRPr="004B4F3E">
          <w:rPr>
            <w:rFonts w:cs="Arial"/>
            <w:sz w:val="36"/>
            <w:szCs w:val="36"/>
          </w:rPr>
          <w:t>Machines</w:t>
        </w:r>
      </w:ins>
    </w:p>
    <w:p w14:paraId="0A4BA773" w14:textId="4F468E76" w:rsidR="00C74000" w:rsidRDefault="00A71ED5" w:rsidP="00C74000">
      <w:pPr>
        <w:pStyle w:val="Heading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Heading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GridTable5Dark-Accent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12C00998" w14:textId="77777777" w:rsidR="005966D3" w:rsidRPr="005966D3" w:rsidRDefault="00AB20CB" w:rsidP="005966D3">
      <w:pPr>
        <w:rPr>
          <w:del w:id="35" w:author="Evan He" w:date="2024-02-12T15:30:00Z"/>
          <w:rFonts w:eastAsia="宋体" w:cs="Arial"/>
          <w:kern w:val="0"/>
          <w14:ligatures w14:val="none"/>
        </w:rPr>
      </w:pPr>
      <w:del w:id="36" w:author="Evan He" w:date="2024-02-12T15:30:00Z">
        <w:r>
          <w:rPr>
            <w:noProof/>
          </w:rPr>
          <w:drawing>
            <wp:inline distT="0" distB="0" distL="0" distR="0" wp14:anchorId="6C3CD040" wp14:editId="740E24C1">
              <wp:extent cx="5130800" cy="3879850"/>
              <wp:effectExtent l="0" t="0" r="0" b="6350"/>
              <wp:docPr id="11576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del>
    </w:p>
    <w:p w14:paraId="37628D5F" w14:textId="3A3F1EC2" w:rsidR="005966D3" w:rsidRPr="005966D3" w:rsidRDefault="00AB0BC4" w:rsidP="005966D3">
      <w:pPr>
        <w:rPr>
          <w:ins w:id="37" w:author="Evan He" w:date="2024-02-12T15:30:00Z"/>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Heading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Heading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NormalWeb"/>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003A4E57" w:rsidRPr="003A4E57">
        <w:rPr>
          <w:rFonts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proofErr w:type="spellStart"/>
      <w:r w:rsidR="003A4E57" w:rsidRPr="003A4E57">
        <w:rPr>
          <w:rFonts w:cs="Arial"/>
          <w:b/>
          <w:bCs/>
        </w:rPr>
        <w:t>SQLExecutor.execute</w:t>
      </w:r>
      <w:proofErr w:type="spellEnd"/>
      <w:r w:rsidR="003A4E57" w:rsidRPr="003A4E57">
        <w:rPr>
          <w:rFonts w:cs="Arial"/>
          <w:b/>
          <w:bCs/>
        </w:rPr>
        <w:t>()</w:t>
      </w:r>
      <w:r w:rsidR="003A4E57" w:rsidRPr="003A4E57">
        <w:rPr>
          <w:rFonts w:cs="Arial"/>
        </w:rPr>
        <w:t xml:space="preserve"> correctly executes a SQL query and processes the </w:t>
      </w:r>
      <w:proofErr w:type="spellStart"/>
      <w:r w:rsidR="003A4E57" w:rsidRPr="003A4E57">
        <w:rPr>
          <w:rFonts w:cs="Arial"/>
          <w:b/>
          <w:bCs/>
        </w:rPr>
        <w:t>ResultSet</w:t>
      </w:r>
      <w:proofErr w:type="spellEnd"/>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proofErr w:type="spellStart"/>
      <w:r w:rsidR="003A4E57" w:rsidRPr="003A4E57">
        <w:rPr>
          <w:rFonts w:cs="Arial"/>
          <w:b/>
          <w:bCs/>
        </w:rPr>
        <w:t>ResultSet</w:t>
      </w:r>
      <w:proofErr w:type="spellEnd"/>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proofErr w:type="spellStart"/>
      <w:r w:rsidR="003A4E57" w:rsidRPr="003A4E57">
        <w:rPr>
          <w:rFonts w:cs="Arial"/>
          <w:b/>
          <w:bCs/>
        </w:rPr>
        <w:t>ResultSet</w:t>
      </w:r>
      <w:proofErr w:type="spellEnd"/>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proofErr w:type="spellStart"/>
      <w:r w:rsidR="003A4E57" w:rsidRPr="003A4E57">
        <w:rPr>
          <w:rFonts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a </w:t>
      </w:r>
      <w:proofErr w:type="spellStart"/>
      <w:r w:rsidR="004C3D52" w:rsidRPr="004C3D52">
        <w:rPr>
          <w:rFonts w:cs="Arial"/>
          <w:b/>
          <w:bCs/>
        </w:rPr>
        <w:t>SQLException</w:t>
      </w:r>
      <w:proofErr w:type="spellEnd"/>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proofErr w:type="spellStart"/>
      <w:r w:rsidR="004C3D52" w:rsidRPr="004C3D52">
        <w:rPr>
          <w:rFonts w:cs="Arial"/>
          <w:b/>
          <w:bCs/>
        </w:rPr>
        <w:t>SQLException</w:t>
      </w:r>
      <w:proofErr w:type="spellEnd"/>
      <w:r w:rsidR="004C3D52" w:rsidRPr="004C3D52">
        <w:rPr>
          <w:rFonts w:cs="Arial"/>
        </w:rPr>
        <w:t xml:space="preserve"> when execute is called. The test then expects that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will throw a </w:t>
      </w:r>
      <w:proofErr w:type="spellStart"/>
      <w:r w:rsidR="004C3D52" w:rsidRPr="004C3D52">
        <w:rPr>
          <w:rFonts w:cs="Arial"/>
          <w:b/>
          <w:bCs/>
        </w:rPr>
        <w:t>RuntimeException</w:t>
      </w:r>
      <w:proofErr w:type="spellEnd"/>
      <w:r w:rsidR="004C3D52" w:rsidRPr="004C3D52">
        <w:rPr>
          <w:rFonts w:cs="Arial"/>
        </w:rPr>
        <w:t xml:space="preserve"> in response to this </w:t>
      </w:r>
      <w:proofErr w:type="spellStart"/>
      <w:r w:rsidR="004C3D52" w:rsidRPr="004C3D52">
        <w:rPr>
          <w:rFonts w:cs="Arial"/>
          <w:b/>
          <w:bCs/>
        </w:rPr>
        <w:t>SQLException</w:t>
      </w:r>
      <w:proofErr w:type="spellEnd"/>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3A4E57">
        <w:rPr>
          <w:rFonts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the executed SQL query returns an empty </w:t>
      </w:r>
      <w:proofErr w:type="spellStart"/>
      <w:r w:rsidR="004C3D52" w:rsidRPr="004C3D52">
        <w:rPr>
          <w:rFonts w:cs="Arial"/>
          <w:b/>
          <w:bCs/>
        </w:rPr>
        <w:t>ResultSet</w:t>
      </w:r>
      <w:proofErr w:type="spellEnd"/>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proofErr w:type="spellStart"/>
      <w:r w:rsidR="004C3D52" w:rsidRPr="004C3D52">
        <w:rPr>
          <w:rFonts w:cs="Arial"/>
          <w:b/>
          <w:bCs/>
        </w:rPr>
        <w:t>ResultSet</w:t>
      </w:r>
      <w:proofErr w:type="spellEnd"/>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proofErr w:type="gramStart"/>
      <w:r w:rsidR="004C3D52" w:rsidRPr="004C3D52">
        <w:rPr>
          <w:rFonts w:cs="Arial"/>
          <w:b/>
          <w:bCs/>
        </w:rPr>
        <w:t>next(</w:t>
      </w:r>
      <w:proofErr w:type="gramEnd"/>
      <w:r w:rsidR="004C3D52" w:rsidRPr="004C3D52">
        <w:rPr>
          <w:rFonts w:cs="Arial"/>
          <w:b/>
          <w:bCs/>
        </w:rPr>
        <w:t>)</w:t>
      </w:r>
      <w:r w:rsidR="004C3D52" w:rsidRPr="004C3D52">
        <w:rPr>
          <w:rFonts w:cs="Arial"/>
        </w:rPr>
        <w:t xml:space="preserve"> method, indicating that there are no rows in the </w:t>
      </w:r>
      <w:proofErr w:type="spellStart"/>
      <w:r w:rsidR="004C3D52" w:rsidRPr="004C3D52">
        <w:rPr>
          <w:rFonts w:cs="Arial"/>
          <w:b/>
          <w:bCs/>
        </w:rPr>
        <w:t>ResultSet</w:t>
      </w:r>
      <w:proofErr w:type="spellEnd"/>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proofErr w:type="spellStart"/>
      <w:r w:rsidR="004C3D52" w:rsidRPr="004C3D52">
        <w:rPr>
          <w:rFonts w:cs="Arial"/>
          <w:b/>
          <w:bCs/>
        </w:rPr>
        <w:t>ResultSet</w:t>
      </w:r>
      <w:proofErr w:type="spellEnd"/>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Heading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NormalWeb"/>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proofErr w:type="spellStart"/>
      <w:r w:rsidRPr="003A4E57">
        <w:rPr>
          <w:rFonts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proofErr w:type="spellStart"/>
      <w:r w:rsidRPr="004C3D52">
        <w:rPr>
          <w:rFonts w:cs="Arial"/>
          <w:b/>
          <w:bCs/>
        </w:rPr>
        <w:t>OperationSavedController.create</w:t>
      </w:r>
      <w:proofErr w:type="spellEnd"/>
      <w:r w:rsidRPr="004C3D52">
        <w:rPr>
          <w:rFonts w:cs="Arial"/>
          <w:b/>
          <w:bCs/>
        </w:rPr>
        <w:t>()</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proofErr w:type="spellStart"/>
      <w:r w:rsidRPr="004C3D52">
        <w:rPr>
          <w:rFonts w:cs="Arial"/>
          <w:b/>
          <w:bCs/>
        </w:rPr>
        <w:t>OperationSavedController</w:t>
      </w:r>
      <w:proofErr w:type="spellEnd"/>
      <w:r>
        <w:rPr>
          <w:rFonts w:cs="Arial"/>
        </w:rPr>
        <w:t xml:space="preserve"> to return</w:t>
      </w:r>
      <w:r w:rsidRPr="004C3D52">
        <w:rPr>
          <w:rFonts w:cs="Arial"/>
        </w:rPr>
        <w:t xml:space="preserve"> a </w:t>
      </w:r>
      <w:proofErr w:type="spellStart"/>
      <w:r w:rsidRPr="004C3D52">
        <w:rPr>
          <w:rFonts w:cs="Arial"/>
          <w:b/>
          <w:bCs/>
        </w:rPr>
        <w:t>DataResult</w:t>
      </w:r>
      <w:proofErr w:type="spellEnd"/>
      <w:r w:rsidRPr="004C3D52">
        <w:rPr>
          <w:rFonts w:cs="Arial"/>
          <w:b/>
          <w:bCs/>
        </w:rPr>
        <w: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Heading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NormalWeb"/>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Pr="000C1B8B">
        <w:rPr>
          <w:rFonts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proofErr w:type="spellStart"/>
      <w:r w:rsidRPr="003A4E57">
        <w:rPr>
          <w:rFonts w:cs="Arial"/>
          <w:b/>
          <w:bCs/>
        </w:rPr>
        <w:t>SQLExecutor.execute</w:t>
      </w:r>
      <w:proofErr w:type="spellEnd"/>
      <w:r w:rsidRPr="003A4E57">
        <w:rPr>
          <w:rFonts w:cs="Arial"/>
          <w:b/>
          <w:bCs/>
        </w:rPr>
        <w:t>()</w:t>
      </w:r>
      <w:r w:rsidRPr="003A4E57">
        <w:rPr>
          <w:rFonts w:cs="Arial"/>
        </w:rPr>
        <w:t xml:space="preserve"> correctly executes a SQL query and processes the </w:t>
      </w:r>
      <w:proofErr w:type="spellStart"/>
      <w:r w:rsidRPr="003A4E57">
        <w:rPr>
          <w:rFonts w:cs="Arial"/>
          <w:b/>
          <w:bCs/>
        </w:rPr>
        <w:t>ResultSet</w:t>
      </w:r>
      <w:proofErr w:type="spellEnd"/>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proofErr w:type="spellStart"/>
      <w:r w:rsidRPr="003A4E57">
        <w:rPr>
          <w:rFonts w:cs="Arial"/>
          <w:b/>
          <w:bCs/>
        </w:rPr>
        <w:t>ResultSet</w:t>
      </w:r>
      <w:proofErr w:type="spellEnd"/>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proofErr w:type="spellStart"/>
      <w:r w:rsidRPr="003A4E57">
        <w:rPr>
          <w:rFonts w:cs="Arial"/>
          <w:b/>
          <w:bCs/>
        </w:rPr>
        <w:t>ResultSet</w:t>
      </w:r>
      <w:proofErr w:type="spellEnd"/>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proofErr w:type="spellStart"/>
      <w:r w:rsidR="000C1B8B" w:rsidRPr="000C1B8B">
        <w:rPr>
          <w:rFonts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 xml:space="preserve">SELECT * FROM terms ORDER BY </w:t>
      </w:r>
      <w:proofErr w:type="spellStart"/>
      <w:r w:rsidR="000C1B8B" w:rsidRPr="000C1B8B">
        <w:rPr>
          <w:rFonts w:cs="Arial"/>
          <w:b/>
          <w:bCs/>
        </w:rPr>
        <w:t>terms_due_days</w:t>
      </w:r>
      <w:proofErr w:type="spellEnd"/>
      <w:r w:rsidR="000C1B8B" w:rsidRPr="000C1B8B">
        <w:rPr>
          <w:rFonts w:cs="Arial"/>
          <w:b/>
          <w:bCs/>
        </w:rPr>
        <w:t xml:space="preserve">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0C1B8B">
        <w:rPr>
          <w:rFonts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proofErr w:type="spellStart"/>
      <w:r w:rsidRPr="000C1B8B">
        <w:rPr>
          <w:rFonts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proofErr w:type="spellStart"/>
      <w:r w:rsidRPr="000C1B8B">
        <w:rPr>
          <w:rFonts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48A6C341" w14:textId="373FE414" w:rsidR="000C1B8B" w:rsidDel="00510671" w:rsidRDefault="000C1B8B" w:rsidP="000C1B8B">
      <w:pPr>
        <w:widowControl/>
        <w:shd w:val="clear" w:color="auto" w:fill="FFFFFF"/>
        <w:jc w:val="left"/>
        <w:rPr>
          <w:del w:id="38" w:author="巍箫 梁" w:date="2024-02-14T14:29:00Z"/>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02B55DFD" w14:textId="77777777" w:rsidR="00510671" w:rsidRDefault="00510671" w:rsidP="000C1B8B">
      <w:pPr>
        <w:widowControl/>
        <w:shd w:val="clear" w:color="auto" w:fill="FFFFFF"/>
        <w:jc w:val="left"/>
        <w:rPr>
          <w:ins w:id="39" w:author="巍箫 梁" w:date="2024-02-14T14:29:00Z"/>
          <w:rFonts w:cs="Arial"/>
          <w:i/>
          <w:iCs/>
        </w:rPr>
      </w:pPr>
    </w:p>
    <w:p w14:paraId="56210C14" w14:textId="513B50A5" w:rsidR="00510671" w:rsidRPr="008F0437" w:rsidRDefault="00510671" w:rsidP="00510671">
      <w:pPr>
        <w:pStyle w:val="Heading1"/>
        <w:shd w:val="clear" w:color="auto" w:fill="FFFFFF"/>
        <w:spacing w:before="0" w:after="0"/>
        <w:jc w:val="center"/>
        <w:rPr>
          <w:ins w:id="40" w:author="巍箫 梁" w:date="2024-02-14T14:29:00Z"/>
        </w:rPr>
      </w:pPr>
      <w:ins w:id="41" w:author="巍箫 梁" w:date="2024-02-14T14:29:00Z">
        <w:r w:rsidRPr="00510671">
          <w:lastRenderedPageBreak/>
          <w:t xml:space="preserve">Part 3: </w:t>
        </w:r>
      </w:ins>
      <w:r w:rsidR="008F0437" w:rsidRPr="008F0437">
        <w:t>White Box Testing and Coverage</w:t>
      </w:r>
    </w:p>
    <w:p w14:paraId="5EF3E5F9" w14:textId="50A167DC" w:rsidR="000C1B8B" w:rsidRDefault="008F0437" w:rsidP="008F0437">
      <w:pPr>
        <w:pStyle w:val="Heading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Heading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 xml:space="preserve">he coverage tool, </w:t>
      </w:r>
      <w:proofErr w:type="spellStart"/>
      <w:r w:rsidRPr="00C84E8C">
        <w:rPr>
          <w:shd w:val="clear" w:color="auto" w:fill="FFFFFF"/>
        </w:rPr>
        <w:t>JaCoCo</w:t>
      </w:r>
      <w:proofErr w:type="spellEnd"/>
      <w:r w:rsidRPr="00C84E8C">
        <w:rPr>
          <w:shd w:val="clear" w:color="auto" w:fill="FFFFFF"/>
        </w:rPr>
        <w:t xml:space="preserve"> (short for Java Code Coverage), is used for the test suite of this project.</w:t>
      </w:r>
      <w:r w:rsidRPr="00C84E8C">
        <w:t xml:space="preserve"> </w:t>
      </w:r>
      <w:proofErr w:type="spellStart"/>
      <w:r w:rsidRPr="00C84E8C">
        <w:t>JaCoCo</w:t>
      </w:r>
      <w:proofErr w:type="spellEnd"/>
      <w:r w:rsidRPr="00C84E8C">
        <w:t xml:space="preserve"> describes the degree to which the source code of a program is executed when a particular test suite runs. </w:t>
      </w:r>
      <w:r w:rsidR="00173EA3">
        <w:t xml:space="preserve">In order to use </w:t>
      </w:r>
      <w:proofErr w:type="spellStart"/>
      <w:r w:rsidR="00173EA3">
        <w:t>JaCoCo</w:t>
      </w:r>
      <w:proofErr w:type="spellEnd"/>
      <w:r w:rsidR="00173EA3">
        <w:t xml:space="preserve">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proofErr w:type="spellStart"/>
      <w:r w:rsidR="00173EA3" w:rsidRPr="00173EA3">
        <w:rPr>
          <w:b/>
          <w:bCs/>
        </w:rPr>
        <w:t>JaCoCo</w:t>
      </w:r>
      <w:proofErr w:type="spellEnd"/>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ListParagraph"/>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ListParagraph"/>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ListParagraph"/>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ListParagraph"/>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Heading2"/>
        <w:spacing w:line="360" w:lineRule="auto"/>
        <w:rPr>
          <w:shd w:val="clear" w:color="auto" w:fill="FFFFFF"/>
        </w:rPr>
      </w:pPr>
      <w:r w:rsidRPr="00710119">
        <w:lastRenderedPageBreak/>
        <w:t>C</w:t>
      </w:r>
      <w:r w:rsidRPr="00710119">
        <w:t>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w:t>
      </w:r>
      <w:r w:rsidRPr="00FD48C1">
        <w:rPr>
          <w:rFonts w:cs="Arial"/>
          <w:b/>
          <w:bCs/>
          <w:shd w:val="clear" w:color="auto" w:fill="FFFFFF"/>
        </w:rPr>
        <w:t>est suite</w:t>
      </w:r>
      <w:r w:rsidRPr="00FD48C1">
        <w:rPr>
          <w:rFonts w:cs="Arial"/>
          <w:b/>
          <w:bCs/>
          <w:shd w:val="clear" w:color="auto" w:fill="FFFFFF"/>
        </w:rPr>
        <w:t>:</w:t>
      </w:r>
      <w:r w:rsidRPr="00FD48C1">
        <w:rPr>
          <w:rFonts w:eastAsiaTheme="minorEastAsia" w:cs="Arial"/>
          <w:b/>
          <w:bCs/>
        </w:rPr>
        <w:t xml:space="preserve"> </w:t>
      </w:r>
      <w:r w:rsidRPr="00FD48C1">
        <w:rPr>
          <w:rFonts w:eastAsiaTheme="minorEastAsia" w:cs="Arial"/>
          <w:b/>
          <w:bCs/>
        </w:rPr>
        <w:t>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hint="eastAsia"/>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DD54A2">
      <w:pPr>
        <w:widowControl/>
        <w:shd w:val="clear" w:color="auto" w:fill="FFFFFF"/>
        <w:spacing w:before="300" w:after="300"/>
        <w:jc w:val="left"/>
        <w:rPr>
          <w:rFonts w:eastAsia="宋体" w:cs="Arial"/>
          <w:color w:val="0D0D0D"/>
          <w:kern w:val="0"/>
          <w14:ligatures w14:val="none"/>
        </w:rPr>
      </w:pPr>
      <w:r w:rsidRPr="00C20150">
        <w:rPr>
          <w:rFonts w:eastAsia="宋体" w:cs="Arial"/>
          <w:color w:val="0D0D0D"/>
          <w:kern w:val="0"/>
          <w14:ligatures w14:val="none"/>
        </w:rPr>
        <w:t xml:space="preserve">Chat2DB, which is an intelligent and versatile general-purpose SQL client and reporting tool for databases, </w:t>
      </w:r>
      <w:r>
        <w:rPr>
          <w:rFonts w:ascii="Segoe UI" w:hAnsi="Segoe UI" w:cs="Segoe UI"/>
          <w:color w:val="0D0D0D"/>
          <w:shd w:val="clear" w:color="auto" w:fill="FFFFFF"/>
        </w:rPr>
        <w:t xml:space="preserve">the untested code under "chat2db-server-web-api" are particularly significant. This is because they are integral to the AI interactions within the Chat2DB system, which handles the natural language understanding and processing for database </w:t>
      </w:r>
      <w:r>
        <w:rPr>
          <w:rFonts w:ascii="Segoe UI" w:hAnsi="Segoe UI" w:cs="Segoe UI"/>
          <w:color w:val="0D0D0D"/>
          <w:shd w:val="clear" w:color="auto" w:fill="FFFFFF"/>
        </w:rPr>
        <w:t>operations.</w:t>
      </w:r>
    </w:p>
    <w:p w14:paraId="69D277A6" w14:textId="0E808A35"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lastRenderedPageBreak/>
        <w:t>AI</w:t>
      </w:r>
      <w:r w:rsidRPr="00DD54A2">
        <w:rPr>
          <w:rFonts w:eastAsia="宋体" w:cs="Arial"/>
          <w:color w:val="0D0D0D"/>
          <w:kern w:val="0"/>
          <w14:ligatures w14:val="none"/>
        </w:rPr>
        <w:t xml:space="preserve">: </w:t>
      </w:r>
      <w:r w:rsidRPr="00DD54A2">
        <w:rPr>
          <w:rFonts w:cs="Arial"/>
          <w:color w:val="0D0D0D"/>
          <w:shd w:val="clear" w:color="auto" w:fill="FFFFFF"/>
        </w:rPr>
        <w:t>The "ai" package within the Chat2DB server's web API module is a comprehensive suite dedicated to integrating various artificial 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 xml:space="preserve">AI Controllers (e.g., </w:t>
      </w:r>
      <w:proofErr w:type="spellStart"/>
      <w:r w:rsidRPr="00DD54A2">
        <w:rPr>
          <w:rFonts w:eastAsia="宋体" w:cs="Arial"/>
          <w:b/>
          <w:bCs/>
          <w:color w:val="0D0D0D"/>
          <w:kern w:val="0"/>
          <w14:ligatures w14:val="none"/>
        </w:rPr>
        <w:t>AiConfigController</w:t>
      </w:r>
      <w:proofErr w:type="spellEnd"/>
      <w:r w:rsidRPr="00DD54A2">
        <w:rPr>
          <w:rFonts w:eastAsia="宋体" w:cs="Arial"/>
          <w:b/>
          <w:bCs/>
          <w:color w:val="0D0D0D"/>
          <w:kern w:val="0"/>
          <w14:ligatures w14:val="none"/>
        </w:rPr>
        <w:t xml:space="preserve">, </w:t>
      </w:r>
      <w:proofErr w:type="spellStart"/>
      <w:r w:rsidRPr="00DD54A2">
        <w:rPr>
          <w:rFonts w:eastAsia="宋体" w:cs="Arial"/>
          <w:b/>
          <w:bCs/>
          <w:color w:val="0D0D0D"/>
          <w:kern w:val="0"/>
          <w14:ligatures w14:val="none"/>
        </w:rPr>
        <w:t>ChatController</w:t>
      </w:r>
      <w:proofErr w:type="spellEnd"/>
      <w:r w:rsidRPr="00DD54A2">
        <w:rPr>
          <w:rFonts w:eastAsia="宋体" w:cs="Arial"/>
          <w:b/>
          <w:bCs/>
          <w:color w:val="0D0D0D"/>
          <w:kern w:val="0"/>
          <w14:ligatures w14:val="none"/>
        </w:rPr>
        <w:t>)</w:t>
      </w:r>
      <w:r w:rsidRPr="00DD54A2">
        <w:rPr>
          <w:rFonts w:eastAsia="宋体" w:cs="Arial"/>
          <w:color w:val="0D0D0D"/>
          <w:kern w:val="0"/>
          <w14:ligatures w14:val="none"/>
        </w:rPr>
        <w:t>: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 xml:space="preserve">Utility Classes (e.g., </w:t>
      </w:r>
      <w:proofErr w:type="spellStart"/>
      <w:r w:rsidRPr="00DD54A2">
        <w:rPr>
          <w:rFonts w:eastAsia="宋体" w:cs="Arial"/>
          <w:b/>
          <w:bCs/>
          <w:color w:val="0D0D0D"/>
          <w:kern w:val="0"/>
          <w14:ligatures w14:val="none"/>
        </w:rPr>
        <w:t>enums</w:t>
      </w:r>
      <w:proofErr w:type="spellEnd"/>
      <w:r w:rsidRPr="00DD54A2">
        <w:rPr>
          <w:rFonts w:eastAsia="宋体" w:cs="Arial"/>
          <w:b/>
          <w:bCs/>
          <w:color w:val="0D0D0D"/>
          <w:kern w:val="0"/>
          <w14:ligatures w14:val="none"/>
        </w:rPr>
        <w:t>,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lastRenderedPageBreak/>
        <w:t>Response and Request Sections</w:t>
      </w:r>
      <w:r w:rsidRPr="00DD54A2">
        <w:rPr>
          <w:rFonts w:eastAsia="宋体" w:cs="Arial"/>
          <w:color w:val="0D0D0D"/>
          <w:kern w:val="0"/>
          <w14:ligatures w14:val="none"/>
        </w:rPr>
        <w:t>: Contain the classes for handling the request and response objects within the AI components. They are important for ensuring that communication between the server and AI 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Heading2"/>
        <w:spacing w:line="360" w:lineRule="auto"/>
        <w:rPr>
          <w:shd w:val="clear" w:color="auto" w:fill="FFFFFF"/>
        </w:rPr>
      </w:pPr>
      <w:r w:rsidRPr="00DD54A2">
        <w:rPr>
          <w:shd w:val="clear" w:color="auto" w:fill="FFFFFF"/>
        </w:rPr>
        <w:t>N</w:t>
      </w:r>
      <w:r w:rsidRPr="00DD54A2">
        <w:rPr>
          <w:shd w:val="clear" w:color="auto" w:fill="FFFFFF"/>
        </w:rPr>
        <w:t xml:space="preserve">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NormalWeb"/>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proofErr w:type="spellStart"/>
      <w:r w:rsidRPr="00DD54A2">
        <w:rPr>
          <w:rStyle w:val="HTMLCode"/>
          <w:rFonts w:ascii="Arial" w:hAnsi="Arial" w:cs="Arial"/>
          <w:b/>
          <w:bCs/>
          <w:color w:val="0D0D0D"/>
          <w:sz w:val="21"/>
          <w:szCs w:val="21"/>
        </w:rPr>
        <w:t>AzureOpenAiStreamClient</w:t>
      </w:r>
      <w:proofErr w:type="spellEnd"/>
      <w:r w:rsidRPr="00DD54A2">
        <w:rPr>
          <w:rFonts w:ascii="Arial" w:hAnsi="Arial" w:cs="Arial"/>
          <w:color w:val="0D0D0D"/>
        </w:rPr>
        <w:t xml:space="preserve"> and </w:t>
      </w:r>
      <w:proofErr w:type="spellStart"/>
      <w:r w:rsidRPr="00DD54A2">
        <w:rPr>
          <w:rStyle w:val="HTMLCode"/>
          <w:rFonts w:ascii="Arial" w:hAnsi="Arial" w:cs="Arial"/>
          <w:b/>
          <w:bCs/>
          <w:color w:val="0D0D0D"/>
          <w:sz w:val="21"/>
          <w:szCs w:val="21"/>
        </w:rPr>
        <w:t>BaichuanAIStreamClient</w:t>
      </w:r>
      <w:proofErr w:type="spellEnd"/>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Heading3"/>
        <w:shd w:val="clear" w:color="auto" w:fill="FFFFFF"/>
        <w:spacing w:line="360" w:lineRule="auto"/>
        <w:rPr>
          <w:rFonts w:cs="Arial"/>
          <w:color w:val="0D0D0D"/>
          <w:szCs w:val="30"/>
        </w:rPr>
      </w:pPr>
      <w:proofErr w:type="spellStart"/>
      <w:r w:rsidRPr="00DD54A2">
        <w:rPr>
          <w:rFonts w:cs="Arial"/>
          <w:color w:val="0D0D0D"/>
          <w:szCs w:val="30"/>
        </w:rPr>
        <w:lastRenderedPageBreak/>
        <w:t>AzureOpenAiStreamClient</w:t>
      </w:r>
      <w:proofErr w:type="spellEnd"/>
      <w:r w:rsidRPr="00DD54A2">
        <w:rPr>
          <w:rFonts w:cs="Arial"/>
          <w:color w:val="0D0D0D"/>
          <w:szCs w:val="30"/>
        </w:rPr>
        <w:t xml:space="preserve"> Test Cases</w:t>
      </w:r>
    </w:p>
    <w:p w14:paraId="615C4183" w14:textId="77777777" w:rsidR="00F36388" w:rsidRPr="00DD54A2" w:rsidRDefault="00F36388" w:rsidP="00DD54A2">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Builder Pattern Verification</w:t>
      </w:r>
      <w:r w:rsidRPr="00DD54A2">
        <w:rPr>
          <w:rFonts w:ascii="Arial" w:hAnsi="Arial" w:cs="Arial"/>
          <w:color w:val="0D0D0D"/>
        </w:rPr>
        <w:t xml:space="preserve">: Tests verify that the builder pattern implemented for </w:t>
      </w:r>
      <w:proofErr w:type="spellStart"/>
      <w:r w:rsidRPr="00DD54A2">
        <w:rPr>
          <w:rStyle w:val="HTMLCode"/>
          <w:rFonts w:ascii="Arial" w:hAnsi="Arial" w:cs="Arial"/>
          <w:b/>
          <w:bCs/>
          <w:color w:val="0D0D0D"/>
          <w:sz w:val="21"/>
          <w:szCs w:val="21"/>
        </w:rPr>
        <w:t>AzureOpenAiStreamClient</w:t>
      </w:r>
      <w:proofErr w:type="spellEnd"/>
      <w:r w:rsidRPr="00DD54A2">
        <w:rPr>
          <w:rFonts w:ascii="Arial" w:hAnsi="Arial" w:cs="Arial"/>
          <w:color w:val="0D0D0D"/>
        </w:rPr>
        <w:t xml:space="preserve"> correctly sets up the API key, endpoint, deploy ID, and custom </w:t>
      </w:r>
      <w:proofErr w:type="spellStart"/>
      <w:r w:rsidRPr="00F04587">
        <w:rPr>
          <w:rFonts w:ascii="Arial" w:hAnsi="Arial" w:cs="Arial"/>
          <w:b/>
          <w:bCs/>
          <w:color w:val="0D0D0D"/>
        </w:rPr>
        <w:t>OkHttpClient</w:t>
      </w:r>
      <w:proofErr w:type="spellEnd"/>
      <w:r w:rsidRPr="00DD54A2">
        <w:rPr>
          <w:rFonts w:ascii="Arial" w:hAnsi="Arial" w:cs="Arial"/>
          <w:color w:val="0D0D0D"/>
        </w:rPr>
        <w:t>. These properties are essential for establishing a secure and customized connection to Azure's AI services, ensuring that the client can successfully authenticate and communicate with Azure.</w:t>
      </w:r>
    </w:p>
    <w:p w14:paraId="6CFD5928" w14:textId="7E7BCDEC" w:rsidR="00F04587" w:rsidRPr="00191BB6" w:rsidRDefault="00F36388" w:rsidP="00191BB6">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proofErr w:type="spellStart"/>
      <w:r w:rsidRPr="00DD54A2">
        <w:rPr>
          <w:rStyle w:val="HTMLCode"/>
          <w:rFonts w:ascii="Arial" w:hAnsi="Arial" w:cs="Arial"/>
          <w:b/>
          <w:bCs/>
          <w:color w:val="0D0D0D"/>
          <w:sz w:val="21"/>
          <w:szCs w:val="21"/>
        </w:rPr>
        <w:t>streamCompletions</w:t>
      </w:r>
      <w:proofErr w:type="spellEnd"/>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proofErr w:type="spellStart"/>
      <w:r w:rsidRPr="00DD54A2">
        <w:rPr>
          <w:rStyle w:val="HTMLCode"/>
          <w:rFonts w:ascii="Arial" w:hAnsi="Arial" w:cs="Arial"/>
          <w:b/>
          <w:bCs/>
          <w:color w:val="0D0D0D"/>
          <w:sz w:val="21"/>
          <w:szCs w:val="21"/>
        </w:rPr>
        <w:t>ParamBusinessException</w:t>
      </w:r>
      <w:proofErr w:type="spellEnd"/>
      <w:r w:rsidRPr="00DD54A2">
        <w:rPr>
          <w:rFonts w:ascii="Arial" w:hAnsi="Arial" w:cs="Arial"/>
          <w:color w:val="0D0D0D"/>
        </w:rPr>
        <w:t>, preventing the application from making unnecessary calls to Azure AI with empty data.</w:t>
      </w:r>
    </w:p>
    <w:p w14:paraId="552A9F09" w14:textId="77777777" w:rsidR="00F36388" w:rsidRPr="00DD54A2" w:rsidRDefault="00F36388" w:rsidP="00DD54A2">
      <w:pPr>
        <w:pStyle w:val="Heading3"/>
        <w:shd w:val="clear" w:color="auto" w:fill="FFFFFF"/>
        <w:spacing w:line="360" w:lineRule="auto"/>
        <w:rPr>
          <w:rFonts w:cs="Arial"/>
          <w:color w:val="0D0D0D"/>
          <w:szCs w:val="30"/>
        </w:rPr>
      </w:pPr>
      <w:proofErr w:type="spellStart"/>
      <w:r w:rsidRPr="00DD54A2">
        <w:rPr>
          <w:rFonts w:cs="Arial"/>
          <w:color w:val="0D0D0D"/>
          <w:szCs w:val="30"/>
        </w:rPr>
        <w:t>BaichuanAIStreamClient</w:t>
      </w:r>
      <w:proofErr w:type="spellEnd"/>
      <w:r w:rsidRPr="00DD54A2">
        <w:rPr>
          <w:rFonts w:cs="Arial"/>
          <w:color w:val="0D0D0D"/>
          <w:szCs w:val="30"/>
        </w:rPr>
        <w:t xml:space="preserve"> Test Cases</w:t>
      </w:r>
    </w:p>
    <w:p w14:paraId="5F2409AA" w14:textId="77777777" w:rsidR="00F36388" w:rsidRPr="00DD54A2" w:rsidRDefault="00F36388" w:rsidP="00DD54A2">
      <w:pPr>
        <w:pStyle w:val="NormalWeb"/>
        <w:numPr>
          <w:ilvl w:val="0"/>
          <w:numId w:val="14"/>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proofErr w:type="spellStart"/>
      <w:r w:rsidRPr="00DD54A2">
        <w:rPr>
          <w:rStyle w:val="HTMLCode"/>
          <w:rFonts w:ascii="Arial" w:hAnsi="Arial" w:cs="Arial"/>
          <w:b/>
          <w:bCs/>
          <w:color w:val="0D0D0D"/>
          <w:sz w:val="21"/>
          <w:szCs w:val="21"/>
        </w:rPr>
        <w:t>BaichuanAIStreamClient</w:t>
      </w:r>
      <w:proofErr w:type="spellEnd"/>
      <w:r w:rsidRPr="00DD54A2">
        <w:rPr>
          <w:rFonts w:ascii="Arial" w:hAnsi="Arial" w:cs="Arial"/>
          <w:color w:val="0D0D0D"/>
        </w:rPr>
        <w:t xml:space="preserve"> accurately sets API keys, secret keys, API hosts, models, and embedding models. This setup is crucial for integrating with </w:t>
      </w:r>
      <w:proofErr w:type="spellStart"/>
      <w:r w:rsidRPr="00F04587">
        <w:rPr>
          <w:rFonts w:ascii="Arial" w:hAnsi="Arial" w:cs="Arial"/>
          <w:b/>
          <w:bCs/>
          <w:color w:val="0D0D0D"/>
        </w:rPr>
        <w:t>Baichuan's</w:t>
      </w:r>
      <w:proofErr w:type="spellEnd"/>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DD54A2">
      <w:pPr>
        <w:pStyle w:val="NormalWeb"/>
        <w:numPr>
          <w:ilvl w:val="0"/>
          <w:numId w:val="14"/>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Handling of Empty Chat Messages</w:t>
      </w:r>
      <w:r w:rsidRPr="00DD54A2">
        <w:rPr>
          <w:rFonts w:ascii="Arial" w:hAnsi="Arial" w:cs="Arial"/>
          <w:color w:val="0D0D0D"/>
        </w:rPr>
        <w:t xml:space="preserve">: The test for </w:t>
      </w:r>
      <w:proofErr w:type="spellStart"/>
      <w:r w:rsidRPr="00DD54A2">
        <w:rPr>
          <w:rStyle w:val="HTMLCode"/>
          <w:rFonts w:ascii="Arial" w:hAnsi="Arial" w:cs="Arial"/>
          <w:b/>
          <w:bCs/>
          <w:color w:val="0D0D0D"/>
          <w:sz w:val="21"/>
          <w:szCs w:val="21"/>
        </w:rPr>
        <w:t>streamCompletions</w:t>
      </w:r>
      <w:proofErr w:type="spellEnd"/>
      <w:r w:rsidRPr="00DD54A2">
        <w:rPr>
          <w:rFonts w:ascii="Arial" w:hAnsi="Arial" w:cs="Arial"/>
          <w:color w:val="0D0D0D"/>
        </w:rPr>
        <w:t xml:space="preserve"> method functionality with empty chat messages ensures that the </w:t>
      </w:r>
      <w:proofErr w:type="spellStart"/>
      <w:r w:rsidRPr="00F04587">
        <w:rPr>
          <w:rFonts w:ascii="Arial" w:hAnsi="Arial" w:cs="Arial"/>
          <w:b/>
          <w:bCs/>
          <w:color w:val="0D0D0D"/>
        </w:rPr>
        <w:t>Baichuan</w:t>
      </w:r>
      <w:proofErr w:type="spellEnd"/>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56407684" w14:textId="77777777" w:rsidR="00191BB6" w:rsidRDefault="00191BB6" w:rsidP="00191BB6">
      <w:pPr>
        <w:pStyle w:val="Heading3"/>
      </w:pPr>
      <w:proofErr w:type="spellStart"/>
      <w:r>
        <w:rPr>
          <w:rFonts w:hint="eastAsia"/>
        </w:rPr>
        <w:lastRenderedPageBreak/>
        <w:t>OpenAI</w:t>
      </w:r>
      <w:r w:rsidRPr="00DD54A2">
        <w:t>Client</w:t>
      </w:r>
      <w:proofErr w:type="spellEnd"/>
      <w:r w:rsidRPr="00DD54A2">
        <w:t xml:space="preserve"> Test Cases</w:t>
      </w:r>
    </w:p>
    <w:p w14:paraId="020F8737" w14:textId="77777777" w:rsidR="00191BB6" w:rsidRPr="00F04587" w:rsidRDefault="00191BB6" w:rsidP="00191BB6">
      <w:pPr>
        <w:pStyle w:val="NormalWeb"/>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proofErr w:type="spellStart"/>
      <w:r w:rsidRPr="00F04587">
        <w:rPr>
          <w:rFonts w:ascii="Arial" w:hAnsi="Arial" w:cs="Arial"/>
          <w:b/>
          <w:bCs/>
          <w:color w:val="0D0D0D"/>
        </w:rPr>
        <w:t>maskApiKey</w:t>
      </w:r>
      <w:proofErr w:type="spellEnd"/>
      <w:r w:rsidRPr="00F04587">
        <w:rPr>
          <w:rFonts w:ascii="Arial" w:hAnsi="Arial" w:cs="Arial"/>
          <w:color w:val="0D0D0D"/>
        </w:rPr>
        <w:t xml:space="preserve"> method in the </w:t>
      </w:r>
      <w:proofErr w:type="spellStart"/>
      <w:r w:rsidRPr="00F04587">
        <w:rPr>
          <w:rFonts w:ascii="Arial" w:hAnsi="Arial" w:cs="Arial"/>
          <w:b/>
          <w:bCs/>
          <w:color w:val="0D0D0D"/>
        </w:rPr>
        <w:t>OpenAIClient</w:t>
      </w:r>
      <w:proofErr w:type="spellEnd"/>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191BB6" w:rsidRDefault="00191BB6" w:rsidP="00191BB6">
      <w:pPr>
        <w:pStyle w:val="ListParagraph"/>
        <w:widowControl/>
        <w:numPr>
          <w:ilvl w:val="0"/>
          <w:numId w:val="19"/>
        </w:numPr>
        <w:shd w:val="clear" w:color="auto" w:fill="FFFFFF"/>
        <w:spacing w:before="300" w:after="300"/>
        <w:ind w:firstLineChars="0"/>
        <w:jc w:val="left"/>
        <w:rPr>
          <w:rFonts w:eastAsia="宋体" w:cs="Arial" w:hint="eastAsia"/>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proofErr w:type="spellStart"/>
      <w:r w:rsidRPr="00191BB6">
        <w:rPr>
          <w:rStyle w:val="HTMLCode"/>
          <w:rFonts w:ascii="Arial" w:hAnsi="Arial" w:cs="Arial"/>
          <w:b/>
          <w:bCs/>
          <w:color w:val="0D0D0D"/>
          <w:sz w:val="21"/>
          <w:szCs w:val="21"/>
          <w:shd w:val="clear" w:color="auto" w:fill="FFFFFF"/>
        </w:rPr>
        <w:t>getInstance</w:t>
      </w:r>
      <w:proofErr w:type="spellEnd"/>
      <w:r w:rsidRPr="00191BB6">
        <w:rPr>
          <w:rFonts w:cs="Arial"/>
          <w:color w:val="0D0D0D"/>
          <w:shd w:val="clear" w:color="auto" w:fill="FFFFFF"/>
        </w:rPr>
        <w:t xml:space="preserve"> method in the </w:t>
      </w:r>
      <w:proofErr w:type="spellStart"/>
      <w:r w:rsidRPr="00191BB6">
        <w:rPr>
          <w:rStyle w:val="HTMLCode"/>
          <w:rFonts w:ascii="Arial" w:hAnsi="Arial" w:cs="Arial"/>
          <w:b/>
          <w:bCs/>
          <w:color w:val="0D0D0D"/>
          <w:sz w:val="21"/>
          <w:szCs w:val="21"/>
          <w:shd w:val="clear" w:color="auto" w:fill="FFFFFF"/>
        </w:rPr>
        <w:t>OpenAIClient</w:t>
      </w:r>
      <w:proofErr w:type="spellEnd"/>
      <w:r w:rsidRPr="00191BB6">
        <w:rPr>
          <w:rFonts w:cs="Arial"/>
          <w:color w:val="0D0D0D"/>
          <w:shd w:val="clear" w:color="auto" w:fill="FFFFFF"/>
        </w:rPr>
        <w:t xml:space="preserve"> class behaves correctly when provided with a null </w:t>
      </w:r>
      <w:proofErr w:type="spellStart"/>
      <w:r w:rsidRPr="00191BB6">
        <w:rPr>
          <w:rFonts w:cs="Arial"/>
          <w:b/>
          <w:bCs/>
          <w:shd w:val="clear" w:color="auto" w:fill="FFFFFF"/>
        </w:rPr>
        <w:t>ApplicationContext</w:t>
      </w:r>
      <w:proofErr w:type="spellEnd"/>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2E716A53" w14:textId="77777777" w:rsidR="00F36388" w:rsidRPr="00FD48C1" w:rsidRDefault="00F36388" w:rsidP="00FD48C1">
      <w:pPr>
        <w:pStyle w:val="Heading3"/>
        <w:shd w:val="clear" w:color="auto" w:fill="FFFFFF"/>
        <w:spacing w:line="360" w:lineRule="auto"/>
        <w:rPr>
          <w:rFonts w:cs="Arial"/>
          <w:color w:val="0D0D0D"/>
          <w:szCs w:val="30"/>
        </w:rPr>
      </w:pPr>
      <w:r w:rsidRPr="00FD48C1">
        <w:rPr>
          <w:rFonts w:cs="Arial"/>
          <w:color w:val="0D0D0D"/>
          <w:szCs w:val="30"/>
        </w:rPr>
        <w:t>Importance</w:t>
      </w:r>
    </w:p>
    <w:p w14:paraId="5008AF12" w14:textId="77777777" w:rsidR="00F36388" w:rsidRPr="00FD48C1" w:rsidRDefault="00F36388" w:rsidP="00FD48C1">
      <w:pPr>
        <w:pStyle w:val="NormalWeb"/>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Facilitate Integration Testing</w:t>
      </w:r>
      <w:r w:rsidRPr="00FD48C1">
        <w:rPr>
          <w:rFonts w:cs="Arial"/>
          <w:color w:val="0D0D0D"/>
        </w:rPr>
        <w:t xml:space="preserve">: These tests are a foundational step towards more comprehensive integration testing with Azure and </w:t>
      </w:r>
      <w:proofErr w:type="spellStart"/>
      <w:r w:rsidRPr="00F04587">
        <w:rPr>
          <w:rFonts w:cs="Arial"/>
          <w:b/>
          <w:bCs/>
          <w:color w:val="0D0D0D"/>
        </w:rPr>
        <w:lastRenderedPageBreak/>
        <w:t>Baichuan</w:t>
      </w:r>
      <w:proofErr w:type="spellEnd"/>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NormalWeb"/>
        <w:shd w:val="clear" w:color="auto" w:fill="FFFFFF"/>
        <w:spacing w:before="300" w:beforeAutospacing="0" w:after="0" w:afterAutospacing="0"/>
        <w:rPr>
          <w:rFonts w:ascii="Arial" w:hAnsi="Arial" w:cs="Arial" w:hint="eastAsia"/>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Heading3"/>
        <w:rPr>
          <w:rFonts w:hint="eastAsia"/>
        </w:rPr>
      </w:pPr>
      <w:r>
        <w:rPr>
          <w:rFonts w:hint="eastAsia"/>
        </w:rPr>
        <w:t>C</w:t>
      </w:r>
      <w:r>
        <w:t>overage after create new test cases</w:t>
      </w:r>
    </w:p>
    <w:p w14:paraId="40AF8EB7" w14:textId="7D9D425C" w:rsidR="00C92B6F" w:rsidRPr="00FD48C1" w:rsidRDefault="00191BB6" w:rsidP="00FD48C1">
      <w:pPr>
        <w:pStyle w:val="NormalWeb"/>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2"/>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2B658323" w:rsidR="00191BB6" w:rsidRP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a new test case, the total number of lines increased from the previous 17 lines to 122 lines, representing a growth of 105 lines.</w:t>
      </w:r>
    </w:p>
    <w:sectPr w:rsidR="00191BB6" w:rsidRPr="00191BB6">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6756C" w14:textId="77777777" w:rsidR="00104DF0" w:rsidRDefault="00104DF0" w:rsidP="00374963">
      <w:r>
        <w:separator/>
      </w:r>
    </w:p>
  </w:endnote>
  <w:endnote w:type="continuationSeparator" w:id="0">
    <w:p w14:paraId="4D02737C" w14:textId="77777777" w:rsidR="00104DF0" w:rsidRDefault="00104DF0" w:rsidP="00374963">
      <w:r>
        <w:continuationSeparator/>
      </w:r>
    </w:p>
  </w:endnote>
  <w:endnote w:type="continuationNotice" w:id="1">
    <w:p w14:paraId="339B8D4F" w14:textId="77777777" w:rsidR="00104DF0" w:rsidRDefault="00104D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89D4" w14:textId="77777777" w:rsidR="00104DF0" w:rsidRDefault="00104DF0" w:rsidP="00374963">
      <w:r>
        <w:separator/>
      </w:r>
    </w:p>
  </w:footnote>
  <w:footnote w:type="continuationSeparator" w:id="0">
    <w:p w14:paraId="6AF98692" w14:textId="77777777" w:rsidR="00104DF0" w:rsidRDefault="00104DF0" w:rsidP="00374963">
      <w:r>
        <w:continuationSeparator/>
      </w:r>
    </w:p>
  </w:footnote>
  <w:footnote w:type="continuationNotice" w:id="1">
    <w:p w14:paraId="520BE5C6" w14:textId="77777777" w:rsidR="00104DF0" w:rsidRDefault="00104D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10"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1"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3"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4"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11"/>
  </w:num>
  <w:num w:numId="2" w16cid:durableId="823930775">
    <w:abstractNumId w:val="17"/>
  </w:num>
  <w:num w:numId="3" w16cid:durableId="1143885733">
    <w:abstractNumId w:val="5"/>
  </w:num>
  <w:num w:numId="4" w16cid:durableId="367031767">
    <w:abstractNumId w:val="7"/>
  </w:num>
  <w:num w:numId="5" w16cid:durableId="1182544719">
    <w:abstractNumId w:val="18"/>
  </w:num>
  <w:num w:numId="6" w16cid:durableId="1754934915">
    <w:abstractNumId w:val="1"/>
  </w:num>
  <w:num w:numId="7" w16cid:durableId="1486513443">
    <w:abstractNumId w:val="2"/>
  </w:num>
  <w:num w:numId="8" w16cid:durableId="1889603147">
    <w:abstractNumId w:val="10"/>
  </w:num>
  <w:num w:numId="9" w16cid:durableId="699010936">
    <w:abstractNumId w:val="8"/>
  </w:num>
  <w:num w:numId="10" w16cid:durableId="1629968769">
    <w:abstractNumId w:val="16"/>
  </w:num>
  <w:num w:numId="11" w16cid:durableId="1747529058">
    <w:abstractNumId w:val="14"/>
  </w:num>
  <w:num w:numId="12" w16cid:durableId="48918238">
    <w:abstractNumId w:val="13"/>
  </w:num>
  <w:num w:numId="13" w16cid:durableId="1191530682">
    <w:abstractNumId w:val="15"/>
  </w:num>
  <w:num w:numId="14" w16cid:durableId="842672044">
    <w:abstractNumId w:val="6"/>
  </w:num>
  <w:num w:numId="15" w16cid:durableId="39592593">
    <w:abstractNumId w:val="3"/>
  </w:num>
  <w:num w:numId="16" w16cid:durableId="589046714">
    <w:abstractNumId w:val="0"/>
  </w:num>
  <w:num w:numId="17" w16cid:durableId="1209688916">
    <w:abstractNumId w:val="12"/>
  </w:num>
  <w:num w:numId="18" w16cid:durableId="185868394">
    <w:abstractNumId w:val="9"/>
  </w:num>
  <w:num w:numId="19" w16cid:durableId="10690335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an He">
    <w15:presenceInfo w15:providerId="Windows Live" w15:userId="8c7f7f7c3aa34a62"/>
  </w15:person>
  <w15:person w15:author="巍箫 梁">
    <w15:presenceInfo w15:providerId="Windows Live" w15:userId="0e219b98bfab01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92EB1"/>
    <w:rsid w:val="000A338C"/>
    <w:rsid w:val="000C1B8B"/>
    <w:rsid w:val="000D4673"/>
    <w:rsid w:val="000E6E9A"/>
    <w:rsid w:val="000E79EB"/>
    <w:rsid w:val="00104DF0"/>
    <w:rsid w:val="00173EA3"/>
    <w:rsid w:val="00191BB6"/>
    <w:rsid w:val="001B3FA1"/>
    <w:rsid w:val="00211739"/>
    <w:rsid w:val="002427F1"/>
    <w:rsid w:val="002771B5"/>
    <w:rsid w:val="002B0BC7"/>
    <w:rsid w:val="00314A26"/>
    <w:rsid w:val="00326007"/>
    <w:rsid w:val="00374963"/>
    <w:rsid w:val="003A4E57"/>
    <w:rsid w:val="00415B26"/>
    <w:rsid w:val="00463416"/>
    <w:rsid w:val="00475916"/>
    <w:rsid w:val="00481D2D"/>
    <w:rsid w:val="004B4F3E"/>
    <w:rsid w:val="004C3D52"/>
    <w:rsid w:val="00510671"/>
    <w:rsid w:val="00585FE1"/>
    <w:rsid w:val="005966D3"/>
    <w:rsid w:val="005B47DE"/>
    <w:rsid w:val="00607A9E"/>
    <w:rsid w:val="00662420"/>
    <w:rsid w:val="00666513"/>
    <w:rsid w:val="00696503"/>
    <w:rsid w:val="006B2F93"/>
    <w:rsid w:val="006D4FB8"/>
    <w:rsid w:val="00710119"/>
    <w:rsid w:val="00761E29"/>
    <w:rsid w:val="00790D47"/>
    <w:rsid w:val="007D74F7"/>
    <w:rsid w:val="007F4098"/>
    <w:rsid w:val="008736E4"/>
    <w:rsid w:val="00894FB0"/>
    <w:rsid w:val="008C3BD0"/>
    <w:rsid w:val="008F0437"/>
    <w:rsid w:val="009C6329"/>
    <w:rsid w:val="00A46B47"/>
    <w:rsid w:val="00A71ED5"/>
    <w:rsid w:val="00AB0BC4"/>
    <w:rsid w:val="00AB20CB"/>
    <w:rsid w:val="00B2650A"/>
    <w:rsid w:val="00BF0D73"/>
    <w:rsid w:val="00C20150"/>
    <w:rsid w:val="00C423F2"/>
    <w:rsid w:val="00C74000"/>
    <w:rsid w:val="00C84E8C"/>
    <w:rsid w:val="00C92B6F"/>
    <w:rsid w:val="00CC75E2"/>
    <w:rsid w:val="00CE16F2"/>
    <w:rsid w:val="00CE21C1"/>
    <w:rsid w:val="00D31B04"/>
    <w:rsid w:val="00D84248"/>
    <w:rsid w:val="00DD54A2"/>
    <w:rsid w:val="00DD5B23"/>
    <w:rsid w:val="00EC60E2"/>
    <w:rsid w:val="00ED7875"/>
    <w:rsid w:val="00F04587"/>
    <w:rsid w:val="00F34394"/>
    <w:rsid w:val="00F3511E"/>
    <w:rsid w:val="00F36388"/>
    <w:rsid w:val="00F668EC"/>
    <w:rsid w:val="00F72E9A"/>
    <w:rsid w:val="00F9101E"/>
    <w:rsid w:val="00FB521F"/>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8C1"/>
    <w:pPr>
      <w:widowControl w:val="0"/>
      <w:spacing w:line="360" w:lineRule="auto"/>
      <w:jc w:val="both"/>
    </w:pPr>
    <w:rPr>
      <w:rFonts w:ascii="Arial" w:eastAsia="Arial" w:hAnsi="Arial"/>
      <w:sz w:val="24"/>
      <w:szCs w:val="24"/>
    </w:rPr>
  </w:style>
  <w:style w:type="paragraph" w:styleId="Heading1">
    <w:name w:val="heading 1"/>
    <w:basedOn w:val="Normal"/>
    <w:next w:val="Normal"/>
    <w:link w:val="Heading1Char"/>
    <w:uiPriority w:val="9"/>
    <w:qFormat/>
    <w:rsid w:val="00F3511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72E9A"/>
    <w:pPr>
      <w:keepNext/>
      <w:keepLines/>
      <w:spacing w:before="260" w:after="260" w:line="416" w:lineRule="auto"/>
      <w:outlineLvl w:val="1"/>
    </w:pPr>
    <w:rPr>
      <w:rFonts w:cs="Arial"/>
      <w:b/>
      <w:bCs/>
      <w:sz w:val="32"/>
      <w:szCs w:val="32"/>
    </w:rPr>
  </w:style>
  <w:style w:type="paragraph" w:styleId="Heading3">
    <w:name w:val="heading 3"/>
    <w:basedOn w:val="Normal"/>
    <w:next w:val="Normal"/>
    <w:link w:val="Heading3Char"/>
    <w:uiPriority w:val="9"/>
    <w:unhideWhenUsed/>
    <w:qFormat/>
    <w:rsid w:val="006B2F93"/>
    <w:pPr>
      <w:keepNext/>
      <w:keepLines/>
      <w:spacing w:before="260" w:after="260" w:line="416" w:lineRule="auto"/>
      <w:outlineLvl w:val="2"/>
    </w:pPr>
    <w:rPr>
      <w:b/>
      <w:bCs/>
      <w:sz w:val="30"/>
      <w:szCs w:val="32"/>
    </w:rPr>
  </w:style>
  <w:style w:type="paragraph" w:styleId="Heading4">
    <w:name w:val="heading 4"/>
    <w:basedOn w:val="Normal"/>
    <w:next w:val="Normal"/>
    <w:link w:val="Heading4Char"/>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F3511E"/>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2E9A"/>
    <w:rPr>
      <w:rFonts w:ascii="Arial" w:eastAsia="Arial" w:hAnsi="Arial" w:cs="Arial"/>
      <w:b/>
      <w:bCs/>
      <w:sz w:val="32"/>
      <w:szCs w:val="32"/>
    </w:rPr>
  </w:style>
  <w:style w:type="character" w:customStyle="1" w:styleId="Heading3Char">
    <w:name w:val="Heading 3 Char"/>
    <w:basedOn w:val="DefaultParagraphFont"/>
    <w:link w:val="Heading3"/>
    <w:uiPriority w:val="9"/>
    <w:rsid w:val="006B2F93"/>
    <w:rPr>
      <w:rFonts w:ascii="Arial" w:eastAsia="Arial" w:hAnsi="Arial"/>
      <w:b/>
      <w:bCs/>
      <w:sz w:val="30"/>
      <w:szCs w:val="32"/>
    </w:rPr>
  </w:style>
  <w:style w:type="character" w:customStyle="1" w:styleId="Heading4Char">
    <w:name w:val="Heading 4 Char"/>
    <w:basedOn w:val="DefaultParagraphFont"/>
    <w:link w:val="Heading4"/>
    <w:uiPriority w:val="9"/>
    <w:rsid w:val="00F3511E"/>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F3511E"/>
    <w:rPr>
      <w:b/>
      <w:bCs/>
      <w:sz w:val="28"/>
      <w:szCs w:val="28"/>
    </w:rPr>
  </w:style>
  <w:style w:type="character" w:customStyle="1" w:styleId="Heading1Char">
    <w:name w:val="Heading 1 Char"/>
    <w:basedOn w:val="DefaultParagraphFont"/>
    <w:link w:val="Heading1"/>
    <w:uiPriority w:val="9"/>
    <w:rsid w:val="00F3511E"/>
    <w:rPr>
      <w:b/>
      <w:bCs/>
      <w:kern w:val="44"/>
      <w:sz w:val="44"/>
      <w:szCs w:val="44"/>
    </w:rPr>
  </w:style>
  <w:style w:type="paragraph" w:styleId="ListParagraph">
    <w:name w:val="List Paragraph"/>
    <w:basedOn w:val="Normal"/>
    <w:uiPriority w:val="34"/>
    <w:qFormat/>
    <w:rsid w:val="00F3511E"/>
    <w:pPr>
      <w:ind w:firstLineChars="200" w:firstLine="420"/>
    </w:pPr>
  </w:style>
  <w:style w:type="character" w:styleId="Strong">
    <w:name w:val="Strong"/>
    <w:basedOn w:val="DefaultParagraphFont"/>
    <w:uiPriority w:val="22"/>
    <w:qFormat/>
    <w:rsid w:val="000E6E9A"/>
    <w:rPr>
      <w:b/>
      <w:bCs/>
    </w:rPr>
  </w:style>
  <w:style w:type="paragraph" w:styleId="Date">
    <w:name w:val="Date"/>
    <w:basedOn w:val="Normal"/>
    <w:next w:val="Normal"/>
    <w:link w:val="DateChar"/>
    <w:uiPriority w:val="99"/>
    <w:semiHidden/>
    <w:unhideWhenUsed/>
    <w:rsid w:val="008C3BD0"/>
    <w:pPr>
      <w:ind w:leftChars="2500" w:left="100"/>
    </w:pPr>
  </w:style>
  <w:style w:type="character" w:customStyle="1" w:styleId="DateChar">
    <w:name w:val="Date Char"/>
    <w:basedOn w:val="DefaultParagraphFont"/>
    <w:link w:val="Date"/>
    <w:uiPriority w:val="99"/>
    <w:semiHidden/>
    <w:rsid w:val="008C3BD0"/>
  </w:style>
  <w:style w:type="paragraph" w:styleId="NormalWeb">
    <w:name w:val="Normal (Web)"/>
    <w:basedOn w:val="Normal"/>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Code">
    <w:name w:val="HTML Code"/>
    <w:basedOn w:val="DefaultParagraphFont"/>
    <w:uiPriority w:val="99"/>
    <w:semiHidden/>
    <w:unhideWhenUsed/>
    <w:rsid w:val="00C423F2"/>
    <w:rPr>
      <w:rFonts w:ascii="宋体" w:eastAsia="宋体" w:hAnsi="宋体" w:cs="宋体"/>
      <w:sz w:val="24"/>
      <w:szCs w:val="24"/>
    </w:rPr>
  </w:style>
  <w:style w:type="paragraph" w:styleId="NoSpacing">
    <w:name w:val="No Spacing"/>
    <w:uiPriority w:val="1"/>
    <w:qFormat/>
    <w:rsid w:val="00C423F2"/>
    <w:pPr>
      <w:widowControl w:val="0"/>
      <w:jc w:val="both"/>
    </w:pPr>
  </w:style>
  <w:style w:type="paragraph" w:styleId="Subtitle">
    <w:name w:val="Subtitle"/>
    <w:basedOn w:val="Normal"/>
    <w:next w:val="Normal"/>
    <w:link w:val="SubtitleChar"/>
    <w:uiPriority w:val="11"/>
    <w:qFormat/>
    <w:rsid w:val="00BF0D73"/>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F0D73"/>
    <w:rPr>
      <w:b/>
      <w:bCs/>
      <w:kern w:val="28"/>
      <w:sz w:val="32"/>
      <w:szCs w:val="32"/>
    </w:rPr>
  </w:style>
  <w:style w:type="table" w:styleId="TableGrid">
    <w:name w:val="Table Grid"/>
    <w:basedOn w:val="TableNormal"/>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374963"/>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74963"/>
    <w:rPr>
      <w:sz w:val="18"/>
      <w:szCs w:val="18"/>
    </w:rPr>
  </w:style>
  <w:style w:type="paragraph" w:styleId="Footer">
    <w:name w:val="footer"/>
    <w:basedOn w:val="Normal"/>
    <w:link w:val="FooterChar"/>
    <w:uiPriority w:val="99"/>
    <w:unhideWhenUsed/>
    <w:rsid w:val="003749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74963"/>
    <w:rPr>
      <w:sz w:val="18"/>
      <w:szCs w:val="18"/>
    </w:rPr>
  </w:style>
  <w:style w:type="paragraph" w:styleId="Revision">
    <w:name w:val="Revision"/>
    <w:hidden/>
    <w:uiPriority w:val="99"/>
    <w:semiHidden/>
    <w:rsid w:val="00AB0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28</Pages>
  <Words>3538</Words>
  <Characters>20171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Evan He</cp:lastModifiedBy>
  <cp:revision>11</cp:revision>
  <dcterms:created xsi:type="dcterms:W3CDTF">2024-01-31T22:58:00Z</dcterms:created>
  <dcterms:modified xsi:type="dcterms:W3CDTF">2024-02-16T06:24:00Z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