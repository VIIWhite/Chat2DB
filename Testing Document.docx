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3F232FFD"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570C589B" w14:textId="77777777" w:rsidR="008C3BD0" w:rsidRPr="00C423F2" w:rsidRDefault="008C3BD0" w:rsidP="008C3BD0">
      <w:pPr>
        <w:spacing w:line="480" w:lineRule="auto"/>
        <w:rPr>
          <w:rFonts w:ascii="Arial" w:hAnsi="Arial" w:cs="Arial"/>
          <w:sz w:val="36"/>
          <w:szCs w:val="36"/>
          <w:shd w:val="clear" w:color="auto" w:fill="FFFFFF"/>
        </w:rPr>
      </w:pPr>
    </w:p>
    <w:p w14:paraId="23EE8487" w14:textId="77777777" w:rsidR="008C3BD0" w:rsidRPr="00C423F2" w:rsidRDefault="008C3BD0" w:rsidP="008C3BD0">
      <w:pPr>
        <w:spacing w:line="480" w:lineRule="auto"/>
        <w:jc w:val="center"/>
        <w:rPr>
          <w:del w:id="0" w:author="Evan He" w:date="2024-02-12T15:30:00Z"/>
          <w:rFonts w:ascii="Arial" w:hAnsi="Arial" w:cs="Arial"/>
          <w:b/>
          <w:bCs/>
          <w:sz w:val="48"/>
          <w:szCs w:val="48"/>
          <w:shd w:val="clear" w:color="auto" w:fill="FFFFFF"/>
        </w:rPr>
      </w:pPr>
      <w:del w:id="1" w:author="Evan He" w:date="2024-02-12T15:30:00Z">
        <w:r w:rsidRPr="00C423F2">
          <w:rPr>
            <w:rFonts w:ascii="Arial" w:eastAsia="Microsoft JhengHei" w:hAnsi="Arial" w:cs="Arial"/>
            <w:b/>
            <w:bCs/>
            <w:sz w:val="48"/>
            <w:szCs w:val="48"/>
            <w:shd w:val="clear" w:color="auto" w:fill="FFFFFF"/>
          </w:rPr>
          <w:delText>Project: Part 1</w:delText>
        </w:r>
      </w:del>
    </w:p>
    <w:p w14:paraId="5770CD59" w14:textId="274C6A24" w:rsidR="008C3BD0" w:rsidRPr="00092EB1" w:rsidRDefault="00092EB1" w:rsidP="008C3BD0">
      <w:pPr>
        <w:spacing w:line="480" w:lineRule="auto"/>
        <w:jc w:val="center"/>
        <w:rPr>
          <w:rFonts w:ascii="Arial" w:hAnsi="Arial"/>
          <w:b/>
          <w:sz w:val="48"/>
          <w:shd w:val="clear" w:color="auto" w:fill="FFFFFF"/>
          <w:rPrChange w:id="2" w:author="Evan He" w:date="2024-02-12T15:30:00Z">
            <w:rPr>
              <w:rFonts w:ascii="Arial" w:hAnsi="Arial"/>
              <w:b/>
              <w:sz w:val="28"/>
              <w:shd w:val="clear" w:color="auto" w:fill="FFFFFF"/>
            </w:rPr>
          </w:rPrChange>
        </w:rPr>
      </w:pPr>
      <w:ins w:id="3" w:author="Evan He" w:date="2024-02-12T15:30:00Z">
        <w:r w:rsidRPr="00790D47">
          <w:rPr>
            <w:rFonts w:ascii="Arial" w:hAnsi="Arial" w:cs="Arial"/>
            <w:b/>
            <w:bCs/>
            <w:sz w:val="48"/>
            <w:szCs w:val="48"/>
            <w:shd w:val="clear" w:color="auto" w:fill="FFFFFF"/>
          </w:rPr>
          <w:t>Chat</w:t>
        </w:r>
        <w:r w:rsidRPr="00790D47">
          <w:rPr>
            <w:rFonts w:ascii="Arial" w:eastAsia="Microsoft JhengHei" w:hAnsi="Arial" w:cs="Arial"/>
            <w:b/>
            <w:bCs/>
            <w:sz w:val="48"/>
            <w:szCs w:val="48"/>
            <w:shd w:val="clear" w:color="auto" w:fill="FFFFFF"/>
          </w:rPr>
          <w:t>2</w:t>
        </w:r>
        <w:r w:rsidRPr="00790D47">
          <w:rPr>
            <w:rFonts w:ascii="Arial" w:hAnsi="Arial" w:cs="Arial"/>
            <w:b/>
            <w:bCs/>
            <w:sz w:val="48"/>
            <w:szCs w:val="48"/>
            <w:shd w:val="clear" w:color="auto" w:fill="FFFFFF"/>
          </w:rPr>
          <w:t>DB</w:t>
        </w:r>
      </w:ins>
      <w:moveFromRangeStart w:id="4" w:author="Evan He" w:date="2024-02-12T15:30:00Z" w:name="move158644223"/>
      <w:moveFrom w:id="5" w:author="Evan He" w:date="2024-02-12T15:30:00Z">
        <w:r w:rsidR="004B4F3E" w:rsidRPr="004B4F3E">
          <w:rPr>
            <w:rFonts w:ascii="Arial" w:hAnsi="Arial"/>
            <w:sz w:val="40"/>
            <w:shd w:val="clear" w:color="auto" w:fill="FFFFFF"/>
            <w:rPrChange w:id="6" w:author="Evan He" w:date="2024-02-12T15:30:00Z">
              <w:rPr>
                <w:rFonts w:ascii="Arial" w:hAnsi="Arial"/>
                <w:b/>
                <w:sz w:val="28"/>
                <w:shd w:val="clear" w:color="auto" w:fill="FFFFFF"/>
              </w:rPr>
            </w:rPrChange>
          </w:rPr>
          <w:t xml:space="preserve"> </w:t>
        </w:r>
        <w:r w:rsidRPr="004B4F3E">
          <w:rPr>
            <w:rFonts w:ascii="Arial" w:hAnsi="Arial"/>
            <w:sz w:val="40"/>
            <w:shd w:val="clear" w:color="auto" w:fill="FFFFFF"/>
            <w:rPrChange w:id="7" w:author="Evan He" w:date="2024-02-12T15:30:00Z">
              <w:rPr>
                <w:rFonts w:ascii="Arial" w:hAnsi="Arial"/>
                <w:b/>
                <w:sz w:val="28"/>
                <w:shd w:val="clear" w:color="auto" w:fill="FFFFFF"/>
              </w:rPr>
            </w:rPrChange>
          </w:rPr>
          <w:t>Introduction</w:t>
        </w:r>
        <w:r w:rsidR="00790D47" w:rsidRPr="004B4F3E">
          <w:rPr>
            <w:rFonts w:ascii="Arial" w:hAnsi="Arial"/>
            <w:sz w:val="40"/>
            <w:shd w:val="clear" w:color="auto" w:fill="FFFFFF"/>
            <w:rPrChange w:id="8" w:author="Evan He" w:date="2024-02-12T15:30:00Z">
              <w:rPr>
                <w:rFonts w:ascii="Arial" w:hAnsi="Arial"/>
                <w:b/>
                <w:sz w:val="28"/>
                <w:shd w:val="clear" w:color="auto" w:fill="FFFFFF"/>
              </w:rPr>
            </w:rPrChange>
          </w:rPr>
          <w:t xml:space="preserve">. </w:t>
        </w:r>
        <w:r w:rsidRPr="004B4F3E">
          <w:rPr>
            <w:rFonts w:ascii="Arial" w:hAnsi="Arial"/>
            <w:sz w:val="40"/>
            <w:shd w:val="clear" w:color="auto" w:fill="FFFFFF"/>
            <w:rPrChange w:id="9" w:author="Evan He" w:date="2024-02-12T15:30:00Z">
              <w:rPr>
                <w:rFonts w:ascii="Arial" w:hAnsi="Arial"/>
                <w:b/>
                <w:sz w:val="28"/>
                <w:shd w:val="clear" w:color="auto" w:fill="FFFFFF"/>
              </w:rPr>
            </w:rPrChange>
          </w:rPr>
          <w:t>Set Up. Functional</w:t>
        </w:r>
      </w:moveFrom>
      <w:moveFromRangeEnd w:id="4"/>
      <w:r>
        <w:rPr>
          <w:rFonts w:ascii="Arial" w:hAnsi="Arial"/>
          <w:b/>
          <w:sz w:val="48"/>
          <w:shd w:val="clear" w:color="auto" w:fill="FFFFFF"/>
          <w:rPrChange w:id="10" w:author="Evan He" w:date="2024-02-12T15:30:00Z">
            <w:rPr>
              <w:rFonts w:ascii="Arial" w:hAnsi="Arial"/>
              <w:b/>
              <w:sz w:val="28"/>
              <w:shd w:val="clear" w:color="auto" w:fill="FFFFFF"/>
            </w:rPr>
          </w:rPrChange>
        </w:rPr>
        <w:t xml:space="preserve"> </w:t>
      </w:r>
      <w:r w:rsidRPr="00092EB1">
        <w:rPr>
          <w:rFonts w:ascii="Arial" w:hAnsi="Arial"/>
          <w:b/>
          <w:color w:val="0D0D0D"/>
          <w:sz w:val="48"/>
          <w:shd w:val="clear" w:color="auto" w:fill="FFFFFF"/>
          <w:rPrChange w:id="11" w:author="Evan He" w:date="2024-02-12T15:30:00Z">
            <w:rPr>
              <w:rFonts w:ascii="Arial" w:hAnsi="Arial"/>
              <w:b/>
              <w:sz w:val="28"/>
              <w:shd w:val="clear" w:color="auto" w:fill="FFFFFF"/>
            </w:rPr>
          </w:rPrChange>
        </w:rPr>
        <w:t xml:space="preserve">Testing and </w:t>
      </w:r>
      <w:del w:id="12" w:author="Evan He" w:date="2024-02-12T15:30:00Z">
        <w:r w:rsidR="008C3BD0" w:rsidRPr="00C423F2">
          <w:rPr>
            <w:rFonts w:ascii="Arial" w:eastAsia="Microsoft JhengHei" w:hAnsi="Arial" w:cs="Arial"/>
            <w:b/>
            <w:bCs/>
            <w:sz w:val="28"/>
            <w:szCs w:val="28"/>
            <w:shd w:val="clear" w:color="auto" w:fill="FFFFFF"/>
          </w:rPr>
          <w:delText>Partitioning</w:delText>
        </w:r>
      </w:del>
      <w:ins w:id="13" w:author="Evan He" w:date="2024-02-12T15:30:00Z">
        <w:r w:rsidRPr="00092EB1">
          <w:rPr>
            <w:rFonts w:ascii="Arial" w:hAnsi="Arial" w:cs="Arial"/>
            <w:b/>
            <w:bCs/>
            <w:color w:val="0D0D0D"/>
            <w:sz w:val="48"/>
            <w:szCs w:val="48"/>
            <w:shd w:val="clear" w:color="auto" w:fill="FFFFFF"/>
          </w:rPr>
          <w:t xml:space="preserve">Debugging </w:t>
        </w:r>
      </w:ins>
    </w:p>
    <w:p w14:paraId="0A13D469" w14:textId="77777777" w:rsidR="004B4F3E" w:rsidRPr="004B4F3E" w:rsidRDefault="004B4F3E" w:rsidP="008C3BD0">
      <w:pPr>
        <w:spacing w:line="480" w:lineRule="auto"/>
        <w:jc w:val="center"/>
        <w:rPr>
          <w:rFonts w:ascii="Arial" w:hAnsi="Arial" w:cs="Arial"/>
          <w:b/>
          <w:bCs/>
          <w:sz w:val="28"/>
          <w:szCs w:val="28"/>
          <w:shd w:val="clear" w:color="auto" w:fill="FFFFFF"/>
        </w:rPr>
      </w:pPr>
    </w:p>
    <w:p w14:paraId="2A170935" w14:textId="3990A3D8" w:rsidR="008C3BD0" w:rsidRDefault="00790D47" w:rsidP="008C3BD0">
      <w:pPr>
        <w:spacing w:line="480" w:lineRule="auto"/>
        <w:jc w:val="center"/>
        <w:rPr>
          <w:rFonts w:ascii="Arial" w:eastAsia="Microsoft JhengHei" w:hAnsi="Arial" w:cs="Arial"/>
          <w:b/>
          <w:bCs/>
          <w:sz w:val="28"/>
          <w:szCs w:val="28"/>
          <w:shd w:val="clear" w:color="auto" w:fill="FFFFFF"/>
        </w:rPr>
      </w:pPr>
      <w:ins w:id="14" w:author="Evan He" w:date="2024-02-12T15:30:00Z">
        <w:r w:rsidRPr="00790D47">
          <w:rPr>
            <w:rFonts w:ascii="Arial" w:eastAsia="Microsoft JhengHei" w:hAnsi="Arial" w:cs="Arial"/>
            <w:b/>
            <w:bCs/>
            <w:sz w:val="28"/>
            <w:szCs w:val="28"/>
            <w:shd w:val="clear" w:color="auto" w:fill="FFFFFF"/>
          </w:rPr>
          <w:t xml:space="preserve">Start Date: February </w:t>
        </w:r>
        <w:r w:rsidR="000169FC">
          <w:rPr>
            <w:rFonts w:ascii="Arial" w:eastAsia="Microsoft JhengHei" w:hAnsi="Arial" w:cs="Arial"/>
            <w:b/>
            <w:bCs/>
            <w:sz w:val="28"/>
            <w:szCs w:val="28"/>
            <w:shd w:val="clear" w:color="auto" w:fill="FFFFFF"/>
          </w:rPr>
          <w:t>4</w:t>
        </w:r>
        <w:r w:rsidRPr="00790D47">
          <w:rPr>
            <w:rFonts w:ascii="Arial" w:eastAsia="Microsoft JhengHei" w:hAnsi="Arial" w:cs="Arial"/>
            <w:b/>
            <w:bCs/>
            <w:sz w:val="28"/>
            <w:szCs w:val="28"/>
            <w:shd w:val="clear" w:color="auto" w:fill="FFFFFF"/>
          </w:rPr>
          <w:t xml:space="preserve">, </w:t>
        </w:r>
      </w:ins>
      <w:r w:rsidRPr="00790D47">
        <w:rPr>
          <w:rFonts w:ascii="Arial" w:eastAsia="Microsoft JhengHei" w:hAnsi="Arial" w:cs="Arial"/>
          <w:b/>
          <w:bCs/>
          <w:sz w:val="28"/>
          <w:szCs w:val="28"/>
          <w:shd w:val="clear" w:color="auto" w:fill="FFFFFF"/>
        </w:rPr>
        <w:t>2024</w:t>
      </w:r>
      <w:del w:id="15" w:author="Evan He" w:date="2024-02-12T15:30:00Z">
        <w:r w:rsidR="008C3BD0" w:rsidRPr="00C423F2">
          <w:rPr>
            <w:rFonts w:ascii="Arial" w:eastAsia="Microsoft JhengHei" w:hAnsi="Arial" w:cs="Arial"/>
            <w:b/>
            <w:bCs/>
            <w:sz w:val="28"/>
            <w:szCs w:val="28"/>
            <w:shd w:val="clear" w:color="auto" w:fill="FFFFFF"/>
          </w:rPr>
          <w:delText>-02-06</w:delText>
        </w:r>
      </w:del>
    </w:p>
    <w:p w14:paraId="68DCCBD7" w14:textId="77777777" w:rsidR="004B4F3E" w:rsidRPr="004B4F3E" w:rsidRDefault="004B4F3E" w:rsidP="008C3BD0">
      <w:pPr>
        <w:spacing w:line="480" w:lineRule="auto"/>
        <w:jc w:val="center"/>
        <w:rPr>
          <w:rFonts w:ascii="Arial" w:hAnsi="Arial" w:cs="Arial"/>
          <w:b/>
          <w:bCs/>
          <w:sz w:val="28"/>
          <w:szCs w:val="28"/>
          <w:shd w:val="clear" w:color="auto" w:fill="FFFFFF"/>
        </w:rPr>
      </w:pPr>
    </w:p>
    <w:p w14:paraId="14695AA6" w14:textId="6CF028EB"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Prepared by: Weixiao Liang/</w:t>
      </w:r>
      <w:r w:rsidR="00BF0D73">
        <w:rPr>
          <w:rFonts w:ascii="Arial" w:eastAsia="Microsoft JhengHei" w:hAnsi="Arial" w:cs="Arial"/>
          <w:b/>
          <w:bCs/>
          <w:sz w:val="28"/>
          <w:szCs w:val="28"/>
          <w:shd w:val="clear" w:color="auto" w:fill="FFFFFF"/>
        </w:rPr>
        <w:t xml:space="preserve"> </w:t>
      </w:r>
      <w:r w:rsidRPr="00C423F2">
        <w:rPr>
          <w:rFonts w:ascii="Arial" w:eastAsia="Microsoft JhengHei" w:hAnsi="Arial" w:cs="Arial"/>
          <w:b/>
          <w:bCs/>
          <w:sz w:val="28"/>
          <w:szCs w:val="28"/>
          <w:shd w:val="clear" w:color="auto" w:fill="FFFFFF"/>
        </w:rPr>
        <w:t>Yifan He</w:t>
      </w:r>
    </w:p>
    <w:p w14:paraId="404243B9" w14:textId="2175B8EE"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Class: SWE 261P LEC A: SW TEST &amp; DEBUG</w:t>
      </w:r>
    </w:p>
    <w:p w14:paraId="22348E93" w14:textId="77777777" w:rsidR="008C3BD0" w:rsidRPr="00C423F2" w:rsidRDefault="008C3BD0" w:rsidP="008C3BD0">
      <w:pPr>
        <w:rPr>
          <w:rFonts w:ascii="Arial" w:hAnsi="Arial" w:cs="Arial"/>
          <w:shd w:val="clear" w:color="auto" w:fill="FFFFFF"/>
        </w:rPr>
      </w:pPr>
    </w:p>
    <w:p w14:paraId="3A5BE412" w14:textId="77777777" w:rsidR="008C3BD0" w:rsidRPr="00C423F2" w:rsidRDefault="008C3BD0" w:rsidP="008C3BD0">
      <w:pPr>
        <w:rPr>
          <w:rFonts w:ascii="Arial" w:hAnsi="Arial" w:cs="Arial"/>
          <w:shd w:val="clear" w:color="auto" w:fill="FFFFFF"/>
        </w:rPr>
      </w:pPr>
    </w:p>
    <w:p w14:paraId="05874974" w14:textId="77777777" w:rsidR="008C3BD0" w:rsidRPr="00C423F2" w:rsidRDefault="008C3BD0" w:rsidP="008C3BD0">
      <w:pPr>
        <w:rPr>
          <w:rFonts w:ascii="Arial" w:hAnsi="Arial" w:cs="Arial"/>
          <w:shd w:val="clear" w:color="auto" w:fill="FFFFFF"/>
        </w:rPr>
      </w:pPr>
    </w:p>
    <w:p w14:paraId="1E1C10BE" w14:textId="77777777" w:rsidR="008C3BD0" w:rsidRPr="00C423F2" w:rsidRDefault="008C3BD0" w:rsidP="008C3BD0">
      <w:pPr>
        <w:rPr>
          <w:rFonts w:ascii="Arial" w:hAnsi="Arial" w:cs="Arial"/>
          <w:shd w:val="clear" w:color="auto" w:fill="FFFFFF"/>
        </w:rPr>
      </w:pPr>
    </w:p>
    <w:p w14:paraId="62390360" w14:textId="77777777" w:rsidR="008C3BD0" w:rsidRPr="00C423F2" w:rsidRDefault="008C3BD0" w:rsidP="008C3BD0">
      <w:pPr>
        <w:rPr>
          <w:rFonts w:ascii="Arial" w:hAnsi="Arial" w:cs="Arial"/>
          <w:shd w:val="clear" w:color="auto" w:fill="FFFFFF"/>
        </w:rPr>
      </w:pPr>
    </w:p>
    <w:p w14:paraId="75DD77E3" w14:textId="77777777" w:rsidR="008C3BD0" w:rsidRPr="00C423F2" w:rsidRDefault="008C3BD0" w:rsidP="008C3BD0">
      <w:pPr>
        <w:rPr>
          <w:rFonts w:ascii="Arial" w:hAnsi="Arial" w:cs="Arial"/>
          <w:shd w:val="clear" w:color="auto" w:fill="FFFFFF"/>
        </w:rPr>
      </w:pPr>
    </w:p>
    <w:p w14:paraId="470F7D38" w14:textId="77777777" w:rsidR="008C3BD0" w:rsidRPr="00C423F2" w:rsidRDefault="008C3BD0" w:rsidP="008C3BD0">
      <w:pPr>
        <w:rPr>
          <w:rFonts w:ascii="Arial" w:hAnsi="Arial" w:cs="Arial"/>
          <w:shd w:val="clear" w:color="auto" w:fill="FFFFFF"/>
        </w:rPr>
      </w:pPr>
    </w:p>
    <w:p w14:paraId="14A2BC92" w14:textId="77777777" w:rsidR="008C3BD0" w:rsidRPr="00C423F2" w:rsidRDefault="008C3BD0" w:rsidP="008C3BD0">
      <w:pPr>
        <w:rPr>
          <w:rFonts w:ascii="Arial" w:hAnsi="Arial" w:cs="Arial"/>
          <w:shd w:val="clear" w:color="auto" w:fill="FFFFFF"/>
        </w:rPr>
      </w:pPr>
    </w:p>
    <w:p w14:paraId="36DAC6E0" w14:textId="77777777" w:rsidR="008C3BD0" w:rsidRPr="00C423F2" w:rsidRDefault="008C3BD0" w:rsidP="008C3BD0">
      <w:pPr>
        <w:rPr>
          <w:rFonts w:ascii="Arial" w:hAnsi="Arial" w:cs="Arial"/>
          <w:shd w:val="clear" w:color="auto" w:fill="FFFFFF"/>
        </w:rPr>
      </w:pPr>
    </w:p>
    <w:p w14:paraId="2B662B95" w14:textId="77777777" w:rsidR="008C3BD0" w:rsidRPr="00C423F2" w:rsidRDefault="008C3BD0" w:rsidP="008C3BD0">
      <w:pPr>
        <w:rPr>
          <w:rFonts w:ascii="Arial" w:hAnsi="Arial" w:cs="Arial"/>
          <w:shd w:val="clear" w:color="auto" w:fill="FFFFFF"/>
        </w:rPr>
      </w:pPr>
    </w:p>
    <w:p w14:paraId="41B8BBA5" w14:textId="77777777" w:rsidR="008C3BD0" w:rsidRPr="00C423F2" w:rsidRDefault="008C3BD0" w:rsidP="008C3BD0">
      <w:pPr>
        <w:rPr>
          <w:rFonts w:ascii="Arial" w:hAnsi="Arial" w:cs="Arial"/>
          <w:shd w:val="clear" w:color="auto" w:fill="FFFFFF"/>
        </w:rPr>
      </w:pPr>
    </w:p>
    <w:p w14:paraId="0CE54285" w14:textId="77777777" w:rsidR="008C3BD0" w:rsidRPr="00C423F2" w:rsidRDefault="008C3BD0" w:rsidP="008C3BD0">
      <w:pPr>
        <w:rPr>
          <w:rFonts w:ascii="Arial" w:hAnsi="Arial" w:cs="Arial"/>
          <w:shd w:val="clear" w:color="auto" w:fill="FFFFFF"/>
        </w:rPr>
      </w:pPr>
    </w:p>
    <w:p w14:paraId="706F6C58" w14:textId="77777777" w:rsidR="008C3BD0" w:rsidRPr="00C423F2" w:rsidRDefault="008C3BD0" w:rsidP="008C3BD0">
      <w:pPr>
        <w:rPr>
          <w:rFonts w:ascii="Arial" w:hAnsi="Arial" w:cs="Arial"/>
          <w:shd w:val="clear" w:color="auto" w:fill="FFFFFF"/>
        </w:rPr>
      </w:pPr>
    </w:p>
    <w:p w14:paraId="712E90EC" w14:textId="77777777" w:rsidR="008C3BD0" w:rsidRPr="00C423F2" w:rsidRDefault="008C3BD0" w:rsidP="008C3BD0">
      <w:pPr>
        <w:rPr>
          <w:rFonts w:ascii="Arial" w:hAnsi="Arial" w:cs="Arial"/>
          <w:shd w:val="clear" w:color="auto" w:fill="FFFFFF"/>
        </w:rPr>
      </w:pPr>
    </w:p>
    <w:p w14:paraId="57BA5E92" w14:textId="77777777" w:rsidR="008C3BD0" w:rsidRPr="00C423F2" w:rsidRDefault="008C3BD0" w:rsidP="008C3BD0">
      <w:pPr>
        <w:rPr>
          <w:rFonts w:ascii="Arial" w:hAnsi="Arial" w:cs="Arial"/>
          <w:shd w:val="clear" w:color="auto" w:fill="FFFFFF"/>
        </w:rPr>
      </w:pPr>
    </w:p>
    <w:p w14:paraId="3B4CB073" w14:textId="77777777" w:rsidR="008C3BD0" w:rsidRPr="00C423F2" w:rsidRDefault="008C3BD0" w:rsidP="008C3BD0">
      <w:pPr>
        <w:rPr>
          <w:rFonts w:ascii="Arial" w:hAnsi="Arial" w:cs="Arial"/>
          <w:shd w:val="clear" w:color="auto" w:fill="FFFFFF"/>
        </w:rPr>
      </w:pPr>
    </w:p>
    <w:p w14:paraId="6ACEDF20" w14:textId="77777777" w:rsidR="008C3BD0" w:rsidRPr="00C423F2" w:rsidRDefault="008C3BD0" w:rsidP="008C3BD0">
      <w:pPr>
        <w:rPr>
          <w:rFonts w:ascii="Arial" w:hAnsi="Arial" w:cs="Arial"/>
          <w:shd w:val="clear" w:color="auto" w:fill="FFFFFF"/>
        </w:rPr>
      </w:pPr>
    </w:p>
    <w:p w14:paraId="0C59D241" w14:textId="77777777" w:rsidR="008C3BD0" w:rsidRPr="00C423F2" w:rsidRDefault="008C3BD0" w:rsidP="008C3BD0">
      <w:pPr>
        <w:rPr>
          <w:rFonts w:ascii="Arial" w:hAnsi="Arial" w:cs="Arial"/>
          <w:shd w:val="clear" w:color="auto" w:fill="FFFFFF"/>
        </w:rPr>
      </w:pPr>
    </w:p>
    <w:p w14:paraId="754B6D05" w14:textId="77777777" w:rsidR="008C3BD0" w:rsidRPr="00C423F2" w:rsidRDefault="008C3BD0" w:rsidP="008C3BD0">
      <w:pPr>
        <w:rPr>
          <w:rFonts w:ascii="Arial" w:hAnsi="Arial" w:cs="Arial"/>
          <w:shd w:val="clear" w:color="auto" w:fill="FFFFFF"/>
        </w:rPr>
      </w:pPr>
    </w:p>
    <w:p w14:paraId="11D6C23E" w14:textId="77777777" w:rsidR="008C3BD0" w:rsidRPr="00C423F2" w:rsidRDefault="008C3BD0" w:rsidP="008C3BD0">
      <w:pPr>
        <w:rPr>
          <w:rFonts w:ascii="Arial" w:hAnsi="Arial" w:cs="Arial"/>
          <w:shd w:val="clear" w:color="auto" w:fill="FFFFFF"/>
        </w:rPr>
      </w:pPr>
    </w:p>
    <w:p w14:paraId="037F3F33" w14:textId="77777777" w:rsidR="008C3BD0" w:rsidRPr="00C423F2" w:rsidRDefault="008C3BD0" w:rsidP="008C3BD0">
      <w:pPr>
        <w:rPr>
          <w:rFonts w:ascii="Arial" w:hAnsi="Arial" w:cs="Arial"/>
          <w:shd w:val="clear" w:color="auto" w:fill="FFFFFF"/>
        </w:rPr>
      </w:pPr>
    </w:p>
    <w:p w14:paraId="2995D3E6" w14:textId="77777777" w:rsidR="008C3BD0" w:rsidRPr="00C423F2" w:rsidRDefault="008C3BD0" w:rsidP="008C3BD0">
      <w:pPr>
        <w:rPr>
          <w:rFonts w:ascii="Arial" w:hAnsi="Arial" w:cs="Arial"/>
          <w:shd w:val="clear" w:color="auto" w:fill="FFFFFF"/>
        </w:rPr>
      </w:pPr>
    </w:p>
    <w:p w14:paraId="2C8088A1" w14:textId="77777777" w:rsidR="008C3BD0" w:rsidRPr="00C423F2" w:rsidRDefault="008C3BD0" w:rsidP="008C3BD0">
      <w:pPr>
        <w:rPr>
          <w:rFonts w:ascii="Arial" w:hAnsi="Arial" w:cs="Arial"/>
          <w:shd w:val="clear" w:color="auto" w:fill="FFFFFF"/>
        </w:rPr>
      </w:pPr>
    </w:p>
    <w:p w14:paraId="79FA8BB6" w14:textId="77777777" w:rsidR="008C3BD0" w:rsidRDefault="008C3BD0" w:rsidP="008C3BD0">
      <w:pPr>
        <w:rPr>
          <w:rFonts w:ascii="Arial" w:hAnsi="Arial" w:cs="Arial"/>
        </w:rPr>
      </w:pPr>
    </w:p>
    <w:p w14:paraId="2F3EBA3C" w14:textId="77777777" w:rsidR="00092EB1" w:rsidRDefault="00092EB1" w:rsidP="008C3BD0">
      <w:pPr>
        <w:rPr>
          <w:ins w:id="16" w:author="Evan He" w:date="2024-02-12T15:30:00Z"/>
          <w:rFonts w:ascii="Arial" w:hAnsi="Arial" w:cs="Arial"/>
        </w:rPr>
      </w:pPr>
    </w:p>
    <w:p w14:paraId="0CE43A03" w14:textId="77777777" w:rsidR="00790D47" w:rsidRDefault="00790D47" w:rsidP="008C3BD0">
      <w:pPr>
        <w:rPr>
          <w:ins w:id="17" w:author="Evan He" w:date="2024-02-12T15:30:00Z"/>
          <w:rFonts w:ascii="Arial" w:hAnsi="Arial" w:cs="Arial"/>
        </w:rPr>
      </w:pPr>
    </w:p>
    <w:p w14:paraId="6133AD7E" w14:textId="76F4DC8C" w:rsidR="004B4F3E" w:rsidRPr="004B4F3E" w:rsidRDefault="00092EB1" w:rsidP="004B4F3E">
      <w:pPr>
        <w:pStyle w:val="Heading1"/>
        <w:jc w:val="center"/>
        <w:rPr>
          <w:ins w:id="18" w:author="Evan He" w:date="2024-02-12T15:30:00Z"/>
          <w:rFonts w:ascii="Arial" w:hAnsi="Arial" w:cs="Arial"/>
          <w:sz w:val="40"/>
          <w:szCs w:val="40"/>
          <w:shd w:val="clear" w:color="auto" w:fill="FFFFFF"/>
        </w:rPr>
      </w:pPr>
      <w:ins w:id="19" w:author="Evan He" w:date="2024-02-12T15:30:00Z">
        <w:r w:rsidRPr="004B4F3E">
          <w:rPr>
            <w:rFonts w:ascii="Arial" w:hAnsi="Arial" w:cs="Arial"/>
            <w:sz w:val="40"/>
            <w:szCs w:val="40"/>
            <w:shd w:val="clear" w:color="auto" w:fill="FFFFFF"/>
          </w:rPr>
          <w:lastRenderedPageBreak/>
          <w:t>Part 1</w:t>
        </w:r>
        <w:r w:rsidR="004B4F3E" w:rsidRPr="004B4F3E">
          <w:rPr>
            <w:rFonts w:ascii="Arial" w:hAnsi="Arial" w:cs="Arial"/>
            <w:sz w:val="40"/>
            <w:szCs w:val="40"/>
            <w:shd w:val="clear" w:color="auto" w:fill="FFFFFF"/>
          </w:rPr>
          <w:t>:</w:t>
        </w:r>
      </w:ins>
      <w:moveToRangeStart w:id="20" w:author="Evan He" w:date="2024-02-12T15:30:00Z" w:name="move158644223"/>
      <w:moveTo w:id="21" w:author="Evan He" w:date="2024-02-12T15:30:00Z">
        <w:r w:rsidR="004B4F3E" w:rsidRPr="004B4F3E">
          <w:rPr>
            <w:rFonts w:ascii="Arial" w:hAnsi="Arial"/>
            <w:sz w:val="40"/>
            <w:shd w:val="clear" w:color="auto" w:fill="FFFFFF"/>
            <w:rPrChange w:id="22" w:author="Evan He" w:date="2024-02-12T15:30:00Z">
              <w:rPr>
                <w:rFonts w:ascii="Arial" w:hAnsi="Arial"/>
                <w:sz w:val="28"/>
                <w:shd w:val="clear" w:color="auto" w:fill="FFFFFF"/>
              </w:rPr>
            </w:rPrChange>
          </w:rPr>
          <w:t xml:space="preserve"> </w:t>
        </w:r>
        <w:r w:rsidRPr="004B4F3E">
          <w:rPr>
            <w:rFonts w:ascii="Arial" w:hAnsi="Arial"/>
            <w:sz w:val="40"/>
            <w:shd w:val="clear" w:color="auto" w:fill="FFFFFF"/>
            <w:rPrChange w:id="23" w:author="Evan He" w:date="2024-02-12T15:30:00Z">
              <w:rPr>
                <w:rFonts w:ascii="Arial" w:hAnsi="Arial"/>
                <w:sz w:val="28"/>
                <w:shd w:val="clear" w:color="auto" w:fill="FFFFFF"/>
              </w:rPr>
            </w:rPrChange>
          </w:rPr>
          <w:t>Introduction</w:t>
        </w:r>
        <w:r w:rsidR="00790D47" w:rsidRPr="004B4F3E">
          <w:rPr>
            <w:rFonts w:ascii="Arial" w:hAnsi="Arial"/>
            <w:sz w:val="40"/>
            <w:shd w:val="clear" w:color="auto" w:fill="FFFFFF"/>
            <w:rPrChange w:id="24" w:author="Evan He" w:date="2024-02-12T15:30:00Z">
              <w:rPr>
                <w:rFonts w:ascii="Arial" w:hAnsi="Arial"/>
                <w:sz w:val="28"/>
                <w:shd w:val="clear" w:color="auto" w:fill="FFFFFF"/>
              </w:rPr>
            </w:rPrChange>
          </w:rPr>
          <w:t xml:space="preserve">. </w:t>
        </w:r>
        <w:r w:rsidRPr="004B4F3E">
          <w:rPr>
            <w:rFonts w:ascii="Arial" w:hAnsi="Arial"/>
            <w:sz w:val="40"/>
            <w:shd w:val="clear" w:color="auto" w:fill="FFFFFF"/>
            <w:rPrChange w:id="25" w:author="Evan He" w:date="2024-02-12T15:30:00Z">
              <w:rPr>
                <w:rFonts w:ascii="Arial" w:hAnsi="Arial"/>
                <w:sz w:val="28"/>
                <w:shd w:val="clear" w:color="auto" w:fill="FFFFFF"/>
              </w:rPr>
            </w:rPrChange>
          </w:rPr>
          <w:t>Set Up. Functional</w:t>
        </w:r>
      </w:moveTo>
      <w:moveToRangeEnd w:id="20"/>
      <w:ins w:id="26" w:author="Evan He" w:date="2024-02-12T15:30:00Z">
        <w:r w:rsidRPr="004B4F3E">
          <w:rPr>
            <w:rFonts w:ascii="Arial" w:hAnsi="Arial" w:cs="Arial"/>
            <w:sz w:val="40"/>
            <w:szCs w:val="40"/>
            <w:shd w:val="clear" w:color="auto" w:fill="FFFFFF"/>
          </w:rPr>
          <w:t xml:space="preserve"> Testing and Partitioning</w:t>
        </w:r>
      </w:ins>
    </w:p>
    <w:p w14:paraId="4361327E" w14:textId="1EB449C9" w:rsidR="00463416" w:rsidRPr="004B4F3E" w:rsidRDefault="00463416" w:rsidP="00BF0D73">
      <w:pPr>
        <w:pStyle w:val="Heading1"/>
        <w:rPr>
          <w:rFonts w:ascii="Arial" w:hAnsi="Arial"/>
          <w:sz w:val="36"/>
          <w:rPrChange w:id="27" w:author="Evan He" w:date="2024-02-12T15:30:00Z">
            <w:rPr>
              <w:rFonts w:ascii="Arial" w:hAnsi="Arial"/>
            </w:rPr>
          </w:rPrChange>
        </w:rPr>
      </w:pPr>
      <w:r w:rsidRPr="004B4F3E">
        <w:rPr>
          <w:rFonts w:ascii="Arial" w:hAnsi="Arial"/>
          <w:sz w:val="36"/>
          <w:rPrChange w:id="28" w:author="Evan He" w:date="2024-02-12T15:30:00Z">
            <w:rPr>
              <w:rFonts w:ascii="Arial" w:hAnsi="Arial"/>
            </w:rPr>
          </w:rPrChange>
        </w:rPr>
        <w:t>Introduction</w:t>
      </w:r>
    </w:p>
    <w:p w14:paraId="05751D18" w14:textId="468B0B0B" w:rsidR="000E6E9A" w:rsidRPr="00C423F2" w:rsidRDefault="000E6E9A" w:rsidP="00BF0D73">
      <w:pPr>
        <w:pStyle w:val="Heading2"/>
        <w:spacing w:line="360" w:lineRule="auto"/>
        <w:rPr>
          <w:rFonts w:ascii="Arial" w:hAnsi="Arial" w:cs="Arial"/>
        </w:rPr>
      </w:pPr>
      <w:r w:rsidRPr="00C423F2">
        <w:rPr>
          <w:rFonts w:ascii="Arial" w:hAnsi="Arial" w:cs="Arial"/>
        </w:rPr>
        <w:t>Purpose:</w:t>
      </w:r>
    </w:p>
    <w:p w14:paraId="284CFAAC" w14:textId="6071729B"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BF0D73">
      <w:pPr>
        <w:pStyle w:val="Heading2"/>
        <w:spacing w:line="360" w:lineRule="auto"/>
        <w:rPr>
          <w:rFonts w:ascii="Arial" w:hAnsi="Arial" w:cs="Arial"/>
        </w:rPr>
      </w:pPr>
      <w:r w:rsidRPr="00C423F2">
        <w:rPr>
          <w:rFonts w:ascii="Arial" w:hAnsi="Arial" w:cs="Arial"/>
        </w:rPr>
        <w:t>Framework:</w:t>
      </w:r>
    </w:p>
    <w:p w14:paraId="0508E73F" w14:textId="36275F05"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spacing w:line="360" w:lineRule="auto"/>
        <w:rPr>
          <w:rFonts w:ascii="Arial" w:hAnsi="Arial" w:cs="Arial"/>
          <w:sz w:val="24"/>
          <w:szCs w:val="24"/>
        </w:rPr>
      </w:pPr>
    </w:p>
    <w:p w14:paraId="09147911" w14:textId="7CEA7B38" w:rsidR="000E6E9A" w:rsidRPr="00BF0D73" w:rsidRDefault="000E6E9A" w:rsidP="00BF0D73">
      <w:pPr>
        <w:spacing w:line="360" w:lineRule="auto"/>
        <w:rPr>
          <w:rFonts w:ascii="Arial" w:hAnsi="Arial" w:cs="Arial"/>
          <w:sz w:val="24"/>
          <w:szCs w:val="24"/>
        </w:rPr>
      </w:pPr>
      <w:r w:rsidRPr="00BF0D73">
        <w:rPr>
          <w:rFonts w:ascii="Arial" w:hAnsi="Arial" w:cs="Arial"/>
          <w:sz w:val="24"/>
          <w:szCs w:val="24"/>
        </w:rPr>
        <w:t xml:space="preserve">The project mainly uses </w:t>
      </w:r>
      <w:r w:rsidRPr="00BF0D73">
        <w:rPr>
          <w:rStyle w:val="Strong"/>
          <w:rFonts w:ascii="Arial" w:hAnsi="Arial" w:cs="Arial"/>
          <w:sz w:val="24"/>
          <w:szCs w:val="24"/>
        </w:rPr>
        <w:t>Electron</w:t>
      </w:r>
      <w:del w:id="29" w:author="Evan He" w:date="2024-02-12T15:30:00Z">
        <w:r w:rsidRPr="00BF0D73">
          <w:rPr>
            <w:rStyle w:val="Strong"/>
            <w:rFonts w:ascii="Arial" w:hAnsi="Arial" w:cs="Arial"/>
            <w:sz w:val="24"/>
            <w:szCs w:val="24"/>
          </w:rPr>
          <w:delText>+js+</w:delText>
        </w:r>
      </w:del>
      <w:ins w:id="30" w:author="Evan He" w:date="2024-02-12T15:30:00Z">
        <w:r w:rsidR="00790D47">
          <w:rPr>
            <w:rStyle w:val="Strong"/>
            <w:rFonts w:ascii="Arial" w:hAnsi="Arial" w:cs="Arial"/>
            <w:sz w:val="24"/>
            <w:szCs w:val="24"/>
          </w:rPr>
          <w:t xml:space="preserve"> </w:t>
        </w:r>
        <w:r w:rsidRPr="00BF0D73">
          <w:rPr>
            <w:rStyle w:val="Strong"/>
            <w:rFonts w:ascii="Arial" w:hAnsi="Arial" w:cs="Arial"/>
            <w:sz w:val="24"/>
            <w:szCs w:val="24"/>
          </w:rPr>
          <w:t>+</w:t>
        </w:r>
        <w:r w:rsidR="00790D47" w:rsidRPr="00790D47">
          <w:rPr>
            <w:rStyle w:val="Strong"/>
            <w:rFonts w:ascii="Arial" w:hAnsi="Arial" w:cs="Arial"/>
            <w:sz w:val="24"/>
            <w:szCs w:val="24"/>
          </w:rPr>
          <w:t xml:space="preserve"> JavaScript</w:t>
        </w:r>
        <w:r w:rsidR="00790D47">
          <w:rPr>
            <w:rStyle w:val="Strong"/>
            <w:rFonts w:ascii="Arial" w:hAnsi="Arial" w:cs="Arial"/>
            <w:sz w:val="24"/>
            <w:szCs w:val="24"/>
          </w:rPr>
          <w:t xml:space="preserve"> </w:t>
        </w:r>
        <w:r w:rsidRPr="00BF0D73">
          <w:rPr>
            <w:rStyle w:val="Strong"/>
            <w:rFonts w:ascii="Arial" w:hAnsi="Arial" w:cs="Arial"/>
            <w:sz w:val="24"/>
            <w:szCs w:val="24"/>
          </w:rPr>
          <w:t>+</w:t>
        </w:r>
        <w:r w:rsidR="00790D47">
          <w:rPr>
            <w:rStyle w:val="Strong"/>
            <w:rFonts w:ascii="Arial" w:hAnsi="Arial" w:cs="Arial"/>
            <w:sz w:val="24"/>
            <w:szCs w:val="24"/>
          </w:rPr>
          <w:t xml:space="preserve"> </w:t>
        </w:r>
      </w:ins>
      <w:r w:rsidRPr="00BF0D73">
        <w:rPr>
          <w:rStyle w:val="Strong"/>
          <w:rFonts w:ascii="Arial" w:hAnsi="Arial" w:cs="Arial"/>
          <w:sz w:val="24"/>
          <w:szCs w:val="24"/>
        </w:rPr>
        <w:t xml:space="preserve">Java </w:t>
      </w:r>
      <w:r w:rsidRPr="00BF0D73">
        <w:rPr>
          <w:rStyle w:val="Strong"/>
          <w:rFonts w:ascii="Arial" w:hAnsi="Arial" w:cs="Arial"/>
          <w:b w:val="0"/>
          <w:bCs w:val="0"/>
          <w:sz w:val="24"/>
          <w:szCs w:val="24"/>
        </w:rPr>
        <w:t>in order to support web and desktop applications. T</w:t>
      </w:r>
      <w:r w:rsidR="00D31B04" w:rsidRPr="00BF0D73">
        <w:rPr>
          <w:rFonts w:ascii="Arial" w:hAnsi="Arial" w:cs="Arial"/>
          <w:sz w:val="24"/>
          <w:szCs w:val="24"/>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BF0D73">
      <w:pPr>
        <w:pStyle w:val="Heading1"/>
        <w:spacing w:line="360" w:lineRule="auto"/>
        <w:rPr>
          <w:rFonts w:ascii="Arial" w:hAnsi="Arial"/>
          <w:sz w:val="36"/>
          <w:rPrChange w:id="31" w:author="Evan He" w:date="2024-02-12T15:30:00Z">
            <w:rPr>
              <w:rFonts w:ascii="Arial" w:hAnsi="Arial"/>
            </w:rPr>
          </w:rPrChange>
        </w:rPr>
      </w:pPr>
      <w:r w:rsidRPr="004B4F3E">
        <w:rPr>
          <w:rFonts w:ascii="Arial" w:hAnsi="Arial"/>
          <w:sz w:val="36"/>
          <w:rPrChange w:id="32" w:author="Evan He" w:date="2024-02-12T15:30:00Z">
            <w:rPr>
              <w:rFonts w:ascii="Arial" w:hAnsi="Arial"/>
            </w:rPr>
          </w:rPrChange>
        </w:rPr>
        <w:lastRenderedPageBreak/>
        <w:t>Deployment</w:t>
      </w:r>
    </w:p>
    <w:p w14:paraId="358109BF" w14:textId="267E93F6" w:rsidR="00F3511E" w:rsidRPr="00C423F2" w:rsidRDefault="00F3511E" w:rsidP="00BF0D73">
      <w:pPr>
        <w:pStyle w:val="Heading2"/>
        <w:spacing w:line="360" w:lineRule="auto"/>
        <w:rPr>
          <w:rFonts w:ascii="Arial" w:hAnsi="Arial" w:cs="Arial"/>
        </w:rPr>
      </w:pPr>
      <w:r w:rsidRPr="00C423F2">
        <w:rPr>
          <w:rFonts w:ascii="Arial" w:hAnsi="Arial" w:cs="Arial"/>
        </w:rPr>
        <w:t>Run the Server</w:t>
      </w:r>
    </w:p>
    <w:p w14:paraId="09FCC873" w14:textId="30D33066" w:rsidR="00F3511E" w:rsidRPr="00BF0D73" w:rsidRDefault="000A338C" w:rsidP="00BF0D73">
      <w:pPr>
        <w:pStyle w:val="ListParagraph"/>
        <w:numPr>
          <w:ilvl w:val="0"/>
          <w:numId w:val="2"/>
        </w:numPr>
        <w:spacing w:line="360" w:lineRule="auto"/>
        <w:ind w:firstLineChars="0"/>
        <w:rPr>
          <w:rFonts w:ascii="Arial" w:hAnsi="Arial" w:cs="Arial"/>
          <w:sz w:val="24"/>
          <w:szCs w:val="24"/>
        </w:rPr>
      </w:pPr>
      <w:r w:rsidRPr="00BF0D73">
        <w:rPr>
          <w:rFonts w:ascii="Arial" w:hAnsi="Arial" w:cs="Arial"/>
          <w:sz w:val="24"/>
          <w:szCs w:val="24"/>
        </w:rPr>
        <w:t>Install Maben</w:t>
      </w:r>
    </w:p>
    <w:p w14:paraId="3066BBDE" w14:textId="097EB25B" w:rsidR="000A338C" w:rsidRPr="00BF0D73" w:rsidRDefault="000A338C"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server package: </w:t>
      </w:r>
      <w:r w:rsidRPr="00BF0D73">
        <w:rPr>
          <w:rFonts w:ascii="Arial" w:hAnsi="Arial" w:cs="Arial"/>
          <w:sz w:val="24"/>
          <w:szCs w:val="24"/>
          <w:highlight w:val="darkGray"/>
          <w:shd w:val="clear" w:color="auto" w:fill="000000"/>
        </w:rPr>
        <w:t>cd chat2db-server</w:t>
      </w:r>
    </w:p>
    <w:p w14:paraId="2AE11C58" w14:textId="564FCB4D" w:rsidR="000A338C" w:rsidRPr="00BF0D73" w:rsidRDefault="00666513"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r w:rsidR="002427F1" w:rsidRPr="00BF0D73">
        <w:rPr>
          <w:rFonts w:ascii="Arial" w:hAnsi="Arial" w:cs="Arial"/>
          <w:sz w:val="24"/>
          <w:szCs w:val="24"/>
        </w:rPr>
        <w:t xml:space="preserve">Maven to clean and install the project: </w:t>
      </w:r>
      <w:proofErr w:type="spellStart"/>
      <w:r w:rsidR="002427F1" w:rsidRPr="00BF0D73">
        <w:rPr>
          <w:rFonts w:ascii="Arial" w:hAnsi="Arial" w:cs="Arial"/>
          <w:sz w:val="24"/>
          <w:szCs w:val="24"/>
          <w:highlight w:val="darkGray"/>
          <w:shd w:val="clear" w:color="auto" w:fill="000000"/>
        </w:rPr>
        <w:t>mvn</w:t>
      </w:r>
      <w:proofErr w:type="spellEnd"/>
      <w:r w:rsidR="002427F1" w:rsidRPr="00BF0D73">
        <w:rPr>
          <w:rFonts w:ascii="Arial" w:hAnsi="Arial" w:cs="Arial"/>
          <w:sz w:val="24"/>
          <w:szCs w:val="24"/>
          <w:highlight w:val="darkGray"/>
          <w:shd w:val="clear" w:color="auto" w:fill="000000"/>
        </w:rPr>
        <w:t xml:space="preserve"> clean install</w:t>
      </w:r>
    </w:p>
    <w:p w14:paraId="285442F1" w14:textId="5B7DA278" w:rsidR="002427F1" w:rsidRPr="00BF0D73" w:rsidRDefault="002427F1"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Enter the application directory: </w:t>
      </w:r>
      <w:r w:rsidRPr="00BF0D73">
        <w:rPr>
          <w:rFonts w:ascii="Arial" w:hAnsi="Arial" w:cs="Arial"/>
          <w:sz w:val="24"/>
          <w:szCs w:val="24"/>
          <w:highlight w:val="darkGray"/>
          <w:shd w:val="clear" w:color="auto" w:fill="000000"/>
        </w:rPr>
        <w:t>cd chat2db-server-start/target/</w:t>
      </w:r>
    </w:p>
    <w:p w14:paraId="088C1AE7" w14:textId="6E180DA5" w:rsidR="002427F1" w:rsidRPr="00BF0D73" w:rsidRDefault="002427F1"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application with </w:t>
      </w:r>
      <w:proofErr w:type="spellStart"/>
      <w:r w:rsidRPr="00475916">
        <w:rPr>
          <w:rFonts w:ascii="Arial" w:hAnsi="Arial" w:cs="Arial"/>
          <w:b/>
          <w:bCs/>
          <w:sz w:val="24"/>
          <w:szCs w:val="24"/>
        </w:rPr>
        <w:t>APIkey</w:t>
      </w:r>
      <w:proofErr w:type="spellEnd"/>
      <w:r w:rsidRPr="00BF0D73">
        <w:rPr>
          <w:rFonts w:ascii="Arial" w:hAnsi="Arial" w:cs="Arial"/>
          <w:sz w:val="24"/>
          <w:szCs w:val="24"/>
        </w:rPr>
        <w:t xml:space="preserve"> argument: </w:t>
      </w:r>
      <w:r w:rsidRPr="00BF0D73">
        <w:rPr>
          <w:rFonts w:ascii="Arial" w:hAnsi="Arial" w:cs="Arial"/>
          <w:sz w:val="24"/>
          <w:szCs w:val="24"/>
          <w:highlight w:val="darkGray"/>
          <w:shd w:val="clear" w:color="auto" w:fill="000000"/>
        </w:rPr>
        <w:t>java -</w:t>
      </w:r>
      <w:proofErr w:type="gramStart"/>
      <w:r w:rsidRPr="00BF0D73">
        <w:rPr>
          <w:rFonts w:ascii="Arial" w:hAnsi="Arial" w:cs="Arial"/>
          <w:sz w:val="24"/>
          <w:szCs w:val="24"/>
          <w:highlight w:val="darkGray"/>
          <w:shd w:val="clear" w:color="auto" w:fill="000000"/>
        </w:rPr>
        <w:t>jar  -</w:t>
      </w:r>
      <w:proofErr w:type="spellStart"/>
      <w:proofErr w:type="gramEnd"/>
      <w:r w:rsidRPr="00BF0D73">
        <w:rPr>
          <w:rFonts w:ascii="Arial" w:hAnsi="Arial" w:cs="Arial"/>
          <w:sz w:val="24"/>
          <w:szCs w:val="24"/>
          <w:highlight w:val="darkGray"/>
          <w:shd w:val="clear" w:color="auto" w:fill="000000"/>
        </w:rPr>
        <w:t>Dloader.path</w:t>
      </w:r>
      <w:proofErr w:type="spellEnd"/>
      <w:r w:rsidRPr="00BF0D73">
        <w:rPr>
          <w:rFonts w:ascii="Arial" w:hAnsi="Arial" w:cs="Arial"/>
          <w:sz w:val="24"/>
          <w:szCs w:val="24"/>
          <w:highlight w:val="darkGray"/>
          <w:shd w:val="clear" w:color="auto" w:fill="000000"/>
        </w:rPr>
        <w:t>=./lib -</w:t>
      </w:r>
      <w:proofErr w:type="spellStart"/>
      <w:r w:rsidRPr="00BF0D73">
        <w:rPr>
          <w:rFonts w:ascii="Arial" w:hAnsi="Arial" w:cs="Arial"/>
          <w:sz w:val="24"/>
          <w:szCs w:val="24"/>
          <w:highlight w:val="darkGray"/>
          <w:shd w:val="clear" w:color="auto" w:fill="000000"/>
        </w:rPr>
        <w:t>Dchatgpt.apiKey</w:t>
      </w:r>
      <w:proofErr w:type="spellEnd"/>
      <w:r w:rsidRPr="00BF0D73">
        <w:rPr>
          <w:rFonts w:ascii="Arial" w:hAnsi="Arial" w:cs="Arial"/>
          <w:sz w:val="24"/>
          <w:szCs w:val="24"/>
          <w:highlight w:val="darkGray"/>
          <w:shd w:val="clear" w:color="auto" w:fill="000000"/>
        </w:rPr>
        <w:t>=</w:t>
      </w:r>
      <w:proofErr w:type="spellStart"/>
      <w:r w:rsidRPr="00BF0D73">
        <w:rPr>
          <w:rFonts w:ascii="Arial" w:hAnsi="Arial" w:cs="Arial"/>
          <w:sz w:val="24"/>
          <w:szCs w:val="24"/>
          <w:highlight w:val="darkGray"/>
          <w:shd w:val="clear" w:color="auto" w:fill="000000"/>
        </w:rPr>
        <w:t>xxxxx</w:t>
      </w:r>
      <w:proofErr w:type="spellEnd"/>
      <w:r w:rsidRPr="00BF0D73">
        <w:rPr>
          <w:rFonts w:ascii="Arial" w:hAnsi="Arial" w:cs="Arial"/>
          <w:sz w:val="24"/>
          <w:szCs w:val="24"/>
          <w:highlight w:val="darkGray"/>
          <w:shd w:val="clear" w:color="auto" w:fill="000000"/>
        </w:rPr>
        <w:t xml:space="preserve"> chat2db-server-start.jar</w:t>
      </w:r>
    </w:p>
    <w:p w14:paraId="2385D49A" w14:textId="67823B2A" w:rsidR="002427F1" w:rsidRPr="00C423F2" w:rsidRDefault="002427F1" w:rsidP="00BF0D73">
      <w:pPr>
        <w:pStyle w:val="ListParagraph"/>
        <w:numPr>
          <w:ilvl w:val="0"/>
          <w:numId w:val="1"/>
        </w:numPr>
        <w:spacing w:line="360" w:lineRule="auto"/>
        <w:ind w:firstLineChars="0"/>
        <w:rPr>
          <w:rFonts w:ascii="Arial" w:hAnsi="Arial" w:cs="Arial"/>
        </w:rPr>
      </w:pPr>
      <w:r w:rsidRPr="00BF0D73">
        <w:rPr>
          <w:rFonts w:ascii="Arial" w:hAnsi="Arial" w:cs="Arial"/>
          <w:sz w:val="24"/>
          <w:szCs w:val="24"/>
        </w:rPr>
        <w:t xml:space="preserve">You can also run the server by launching the Spring boot Application, which is auto </w:t>
      </w:r>
      <w:r w:rsidRPr="00C423F2">
        <w:rPr>
          <w:rFonts w:ascii="Arial" w:hAnsi="Arial" w:cs="Arial"/>
        </w:rPr>
        <w:t>configured by IDE.</w:t>
      </w:r>
    </w:p>
    <w:p w14:paraId="03569759" w14:textId="3328CC1A" w:rsidR="00F3511E" w:rsidRPr="00C423F2" w:rsidRDefault="00F3511E" w:rsidP="00BF0D73">
      <w:pPr>
        <w:pStyle w:val="Heading2"/>
        <w:spacing w:line="360" w:lineRule="auto"/>
        <w:rPr>
          <w:rFonts w:ascii="Arial" w:hAnsi="Arial" w:cs="Arial"/>
        </w:rPr>
      </w:pPr>
      <w:r w:rsidRPr="00C423F2">
        <w:rPr>
          <w:rFonts w:ascii="Arial" w:hAnsi="Arial" w:cs="Arial"/>
        </w:rPr>
        <w:t>Run the Client:</w:t>
      </w:r>
    </w:p>
    <w:p w14:paraId="0BCC3A37" w14:textId="39171A6C"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client package: </w:t>
      </w:r>
      <w:r w:rsidRPr="00BF0D73">
        <w:rPr>
          <w:rFonts w:ascii="Arial" w:hAnsi="Arial" w:cs="Arial"/>
          <w:sz w:val="24"/>
          <w:szCs w:val="24"/>
          <w:highlight w:val="darkGray"/>
          <w:shd w:val="clear" w:color="auto" w:fill="000000"/>
        </w:rPr>
        <w:t>cd chat2db-client</w:t>
      </w:r>
    </w:p>
    <w:p w14:paraId="1FF71DA0" w14:textId="6CFB75F5"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Install Node.js (including </w:t>
      </w:r>
      <w:proofErr w:type="spellStart"/>
      <w:r w:rsidRPr="00475916">
        <w:rPr>
          <w:rFonts w:ascii="Arial" w:hAnsi="Arial" w:cs="Arial"/>
          <w:b/>
          <w:bCs/>
          <w:sz w:val="24"/>
          <w:szCs w:val="24"/>
        </w:rPr>
        <w:t>npm</w:t>
      </w:r>
      <w:proofErr w:type="spellEnd"/>
      <w:r w:rsidRPr="00BF0D73">
        <w:rPr>
          <w:rFonts w:ascii="Arial" w:hAnsi="Arial" w:cs="Arial"/>
          <w:sz w:val="24"/>
          <w:szCs w:val="24"/>
        </w:rPr>
        <w:t>)</w:t>
      </w:r>
    </w:p>
    <w:p w14:paraId="5CC27628" w14:textId="6A8E3012"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proofErr w:type="spellStart"/>
      <w:r w:rsidRPr="00475916">
        <w:rPr>
          <w:rFonts w:ascii="Arial" w:hAnsi="Arial" w:cs="Arial"/>
          <w:b/>
          <w:bCs/>
          <w:sz w:val="24"/>
          <w:szCs w:val="24"/>
        </w:rPr>
        <w:t>npm</w:t>
      </w:r>
      <w:proofErr w:type="spellEnd"/>
      <w:r w:rsidRPr="00BF0D73">
        <w:rPr>
          <w:rFonts w:ascii="Arial" w:hAnsi="Arial" w:cs="Arial"/>
          <w:sz w:val="24"/>
          <w:szCs w:val="24"/>
        </w:rPr>
        <w:t xml:space="preserve"> to install Yarn: </w:t>
      </w:r>
      <w:proofErr w:type="spellStart"/>
      <w:r w:rsidRPr="00BF0D73">
        <w:rPr>
          <w:rFonts w:ascii="Arial" w:hAnsi="Arial" w:cs="Arial"/>
          <w:sz w:val="24"/>
          <w:szCs w:val="24"/>
          <w:highlight w:val="darkGray"/>
          <w:shd w:val="clear" w:color="auto" w:fill="000000"/>
        </w:rPr>
        <w:t>npm</w:t>
      </w:r>
      <w:proofErr w:type="spellEnd"/>
      <w:r w:rsidRPr="00BF0D73">
        <w:rPr>
          <w:rFonts w:ascii="Arial" w:hAnsi="Arial" w:cs="Arial"/>
          <w:sz w:val="24"/>
          <w:szCs w:val="24"/>
          <w:highlight w:val="darkGray"/>
          <w:shd w:val="clear" w:color="auto" w:fill="000000"/>
        </w:rPr>
        <w:t xml:space="preserve"> install -g yarn</w:t>
      </w:r>
    </w:p>
    <w:p w14:paraId="4EDC0A91" w14:textId="6936428A"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Yarn to resolve dependencies and download packages: </w:t>
      </w:r>
      <w:r w:rsidRPr="00BF0D73">
        <w:rPr>
          <w:rFonts w:ascii="Arial" w:hAnsi="Arial" w:cs="Arial"/>
          <w:sz w:val="24"/>
          <w:szCs w:val="24"/>
          <w:highlight w:val="darkGray"/>
          <w:shd w:val="clear" w:color="auto" w:fill="000000"/>
        </w:rPr>
        <w:t>yarn</w:t>
      </w:r>
    </w:p>
    <w:p w14:paraId="5BDFFB0C" w14:textId="23806F41"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client: </w:t>
      </w:r>
      <w:r w:rsidRPr="00BF0D73">
        <w:rPr>
          <w:rFonts w:ascii="Arial" w:hAnsi="Arial" w:cs="Arial"/>
          <w:sz w:val="24"/>
          <w:szCs w:val="24"/>
          <w:highlight w:val="darkGray"/>
          <w:shd w:val="clear" w:color="auto" w:fill="000000"/>
        </w:rPr>
        <w:t xml:space="preserve">yarn run </w:t>
      </w:r>
      <w:proofErr w:type="spellStart"/>
      <w:proofErr w:type="gramStart"/>
      <w:r w:rsidRPr="00BF0D73">
        <w:rPr>
          <w:rFonts w:ascii="Arial" w:hAnsi="Arial" w:cs="Arial"/>
          <w:sz w:val="24"/>
          <w:szCs w:val="24"/>
          <w:highlight w:val="darkGray"/>
          <w:shd w:val="clear" w:color="auto" w:fill="000000"/>
        </w:rPr>
        <w:t>start:web</w:t>
      </w:r>
      <w:proofErr w:type="spellEnd"/>
      <w:proofErr w:type="gramEnd"/>
    </w:p>
    <w:p w14:paraId="0B65B6C5" w14:textId="77777777" w:rsidR="00D31B04" w:rsidRPr="00C423F2" w:rsidRDefault="00D31B04" w:rsidP="00BF0D73">
      <w:pPr>
        <w:spacing w:line="360" w:lineRule="auto"/>
        <w:rPr>
          <w:rFonts w:ascii="Arial" w:hAnsi="Arial" w:cs="Arial"/>
        </w:rPr>
      </w:pPr>
    </w:p>
    <w:p w14:paraId="606BA335" w14:textId="41D876E1" w:rsidR="00D31B04" w:rsidRPr="004B4F3E" w:rsidRDefault="00696503" w:rsidP="00BF0D73">
      <w:pPr>
        <w:pStyle w:val="Heading1"/>
        <w:spacing w:line="360" w:lineRule="auto"/>
        <w:rPr>
          <w:rFonts w:ascii="Arial" w:hAnsi="Arial"/>
          <w:sz w:val="36"/>
          <w:rPrChange w:id="33" w:author="Evan He" w:date="2024-02-12T15:30:00Z">
            <w:rPr>
              <w:rFonts w:ascii="Arial" w:hAnsi="Arial"/>
            </w:rPr>
          </w:rPrChange>
        </w:rPr>
      </w:pPr>
      <w:r w:rsidRPr="004B4F3E">
        <w:rPr>
          <w:rFonts w:ascii="Arial" w:hAnsi="Arial"/>
          <w:sz w:val="36"/>
          <w:rPrChange w:id="34" w:author="Evan He" w:date="2024-02-12T15:30:00Z">
            <w:rPr>
              <w:rFonts w:ascii="Arial" w:hAnsi="Arial"/>
            </w:rPr>
          </w:rPrChange>
        </w:rPr>
        <w:t xml:space="preserve">Original </w:t>
      </w:r>
      <w:r w:rsidR="00D31B04" w:rsidRPr="004B4F3E">
        <w:rPr>
          <w:rFonts w:ascii="Arial" w:hAnsi="Arial"/>
          <w:sz w:val="36"/>
          <w:rPrChange w:id="35" w:author="Evan He" w:date="2024-02-12T15:30:00Z">
            <w:rPr>
              <w:rFonts w:ascii="Arial" w:hAnsi="Arial"/>
            </w:rPr>
          </w:rPrChange>
        </w:rPr>
        <w:t>Testcases</w:t>
      </w:r>
    </w:p>
    <w:p w14:paraId="77E6E31B" w14:textId="12B09D05" w:rsidR="00D31B04" w:rsidRPr="00BF0D73" w:rsidRDefault="007D74F7" w:rsidP="00BF0D73">
      <w:pPr>
        <w:spacing w:line="360" w:lineRule="auto"/>
        <w:rPr>
          <w:rFonts w:ascii="Arial" w:hAnsi="Arial" w:cs="Arial"/>
          <w:sz w:val="24"/>
          <w:szCs w:val="24"/>
        </w:rPr>
      </w:pPr>
      <w:r w:rsidRPr="00BF0D73">
        <w:rPr>
          <w:rFonts w:ascii="Arial" w:hAnsi="Arial" w:cs="Arial"/>
          <w:sz w:val="24"/>
          <w:szCs w:val="24"/>
        </w:rPr>
        <w:t xml:space="preserve">Most test cases exist in the chat2db-server-start module and chat2db-server-start module. Among them, the Junit framework and </w:t>
      </w:r>
      <w:r w:rsidR="00ED7875" w:rsidRPr="00BF0D73">
        <w:rPr>
          <w:rFonts w:ascii="Arial" w:hAnsi="Arial" w:cs="Arial"/>
          <w:sz w:val="24"/>
          <w:szCs w:val="24"/>
        </w:rPr>
        <w:t>S</w:t>
      </w:r>
      <w:r w:rsidRPr="00BF0D73">
        <w:rPr>
          <w:rFonts w:ascii="Arial" w:hAnsi="Arial" w:cs="Arial"/>
          <w:sz w:val="24"/>
          <w:szCs w:val="24"/>
        </w:rPr>
        <w:t xml:space="preserve">pring </w:t>
      </w:r>
      <w:r w:rsidR="00ED7875" w:rsidRPr="00BF0D73">
        <w:rPr>
          <w:rFonts w:ascii="Arial" w:hAnsi="Arial" w:cs="Arial"/>
          <w:sz w:val="24"/>
          <w:szCs w:val="24"/>
        </w:rPr>
        <w:t>B</w:t>
      </w:r>
      <w:r w:rsidRPr="00BF0D73">
        <w:rPr>
          <w:rFonts w:ascii="Arial" w:hAnsi="Arial" w:cs="Arial"/>
          <w:sz w:val="24"/>
          <w:szCs w:val="24"/>
        </w:rPr>
        <w:t xml:space="preserve">oot test framework are used. As </w:t>
      </w:r>
      <w:r w:rsidR="00ED7875" w:rsidRPr="00BF0D73">
        <w:rPr>
          <w:rFonts w:ascii="Arial" w:hAnsi="Arial" w:cs="Arial"/>
          <w:sz w:val="24"/>
          <w:szCs w:val="24"/>
        </w:rPr>
        <w:t>an</w:t>
      </w:r>
      <w:r w:rsidRPr="00BF0D73">
        <w:rPr>
          <w:rFonts w:ascii="Arial" w:hAnsi="Arial" w:cs="Arial"/>
          <w:sz w:val="24"/>
          <w:szCs w:val="24"/>
        </w:rPr>
        <w:t xml:space="preserve"> abstract class, BaseTest.java has used </w:t>
      </w:r>
      <w:r w:rsidR="00ED7875" w:rsidRPr="00BF0D73">
        <w:rPr>
          <w:rFonts w:ascii="Arial" w:hAnsi="Arial" w:cs="Arial"/>
          <w:sz w:val="24"/>
          <w:szCs w:val="24"/>
        </w:rPr>
        <w:t xml:space="preserve">the </w:t>
      </w:r>
      <w:r w:rsidRPr="00BF0D73">
        <w:rPr>
          <w:rFonts w:ascii="Arial" w:hAnsi="Arial" w:cs="Arial"/>
          <w:sz w:val="24"/>
          <w:szCs w:val="24"/>
        </w:rPr>
        <w:t>“</w:t>
      </w:r>
      <w:r w:rsidRPr="00475916">
        <w:rPr>
          <w:rFonts w:ascii="Arial" w:hAnsi="Arial" w:cs="Arial"/>
          <w:b/>
          <w:bCs/>
          <w:sz w:val="24"/>
          <w:szCs w:val="24"/>
        </w:rPr>
        <w:t>@</w:t>
      </w:r>
      <w:proofErr w:type="spellStart"/>
      <w:r w:rsidRPr="00475916">
        <w:rPr>
          <w:rFonts w:ascii="Arial" w:hAnsi="Arial" w:cs="Arial"/>
          <w:b/>
          <w:bCs/>
          <w:sz w:val="24"/>
          <w:szCs w:val="24"/>
        </w:rPr>
        <w:t>SpringBootTest</w:t>
      </w:r>
      <w:proofErr w:type="spellEnd"/>
      <w:r w:rsidRPr="00BF0D73">
        <w:rPr>
          <w:rFonts w:ascii="Arial" w:hAnsi="Arial" w:cs="Arial"/>
          <w:sz w:val="24"/>
          <w:szCs w:val="24"/>
        </w:rPr>
        <w:t>” annotation</w:t>
      </w:r>
      <w:r w:rsidR="00ED7875" w:rsidRPr="00BF0D73">
        <w:rPr>
          <w:rFonts w:ascii="Arial" w:hAnsi="Arial" w:cs="Arial"/>
          <w:sz w:val="24"/>
          <w:szCs w:val="24"/>
        </w:rPr>
        <w:t xml:space="preserve"> from the Spring Boot test framework</w:t>
      </w:r>
      <w:r w:rsidRPr="00BF0D73">
        <w:rPr>
          <w:rFonts w:ascii="Arial" w:hAnsi="Arial" w:cs="Arial"/>
          <w:sz w:val="24"/>
          <w:szCs w:val="24"/>
        </w:rPr>
        <w:t xml:space="preserve">, and </w:t>
      </w:r>
      <w:r w:rsidR="00ED7875" w:rsidRPr="00BF0D73">
        <w:rPr>
          <w:rFonts w:ascii="Arial" w:hAnsi="Arial" w:cs="Arial"/>
          <w:sz w:val="24"/>
          <w:szCs w:val="24"/>
        </w:rPr>
        <w:t xml:space="preserve">some other classes extend the </w:t>
      </w:r>
      <w:proofErr w:type="spellStart"/>
      <w:r w:rsidR="00ED7875" w:rsidRPr="00475916">
        <w:rPr>
          <w:rFonts w:ascii="Arial" w:hAnsi="Arial" w:cs="Arial"/>
          <w:b/>
          <w:bCs/>
          <w:sz w:val="24"/>
          <w:szCs w:val="24"/>
        </w:rPr>
        <w:t>BaseTest</w:t>
      </w:r>
      <w:proofErr w:type="spellEnd"/>
      <w:r w:rsidR="00ED7875" w:rsidRPr="00BF0D73">
        <w:rPr>
          <w:rFonts w:ascii="Arial" w:hAnsi="Arial" w:cs="Arial"/>
          <w:sz w:val="24"/>
          <w:szCs w:val="24"/>
        </w:rPr>
        <w:t xml:space="preserve"> class and also use the “@Test” annotation from the Junit framework.</w:t>
      </w:r>
    </w:p>
    <w:p w14:paraId="2EF4E8DD" w14:textId="77777777" w:rsidR="00ED7875" w:rsidRPr="00BF0D73" w:rsidRDefault="00ED7875" w:rsidP="00BF0D73">
      <w:pPr>
        <w:spacing w:line="360" w:lineRule="auto"/>
        <w:rPr>
          <w:rFonts w:ascii="Arial" w:hAnsi="Arial" w:cs="Arial"/>
          <w:sz w:val="24"/>
          <w:szCs w:val="24"/>
        </w:rPr>
      </w:pPr>
    </w:p>
    <w:p w14:paraId="12CAE170" w14:textId="2A1D62A1" w:rsidR="00ED7875" w:rsidRPr="00BF0D73" w:rsidRDefault="00ED7875" w:rsidP="00BF0D73">
      <w:pPr>
        <w:spacing w:line="360" w:lineRule="auto"/>
        <w:rPr>
          <w:rFonts w:ascii="Arial" w:hAnsi="Arial" w:cs="Arial"/>
          <w:sz w:val="24"/>
          <w:szCs w:val="24"/>
        </w:rPr>
      </w:pPr>
      <w:r w:rsidRPr="00BF0D73">
        <w:rPr>
          <w:rFonts w:ascii="Arial" w:hAnsi="Arial" w:cs="Arial"/>
          <w:sz w:val="24"/>
          <w:szCs w:val="24"/>
        </w:rPr>
        <w:t>To test the whole project, since the project uses Maven for management, we can either use “</w:t>
      </w:r>
      <w:proofErr w:type="spellStart"/>
      <w:r w:rsidRPr="00BF0D73">
        <w:rPr>
          <w:rFonts w:ascii="Arial" w:hAnsi="Arial" w:cs="Arial"/>
          <w:sz w:val="24"/>
          <w:szCs w:val="24"/>
        </w:rPr>
        <w:t>mvn</w:t>
      </w:r>
      <w:proofErr w:type="spellEnd"/>
      <w:r w:rsidRPr="00BF0D73">
        <w:rPr>
          <w:rFonts w:ascii="Arial" w:hAnsi="Arial" w:cs="Arial"/>
          <w:sz w:val="24"/>
          <w:szCs w:val="24"/>
        </w:rPr>
        <w:t xml:space="preserve"> test” command in the terminal or run the “test” lifecycle in our IDE. In order to run a specific test case, we can either use the “</w:t>
      </w:r>
      <w:proofErr w:type="spellStart"/>
      <w:r w:rsidRPr="00BF0D73">
        <w:rPr>
          <w:rFonts w:ascii="Arial" w:hAnsi="Arial" w:cs="Arial"/>
          <w:sz w:val="24"/>
          <w:szCs w:val="24"/>
          <w:highlight w:val="darkGray"/>
          <w:shd w:val="clear" w:color="auto" w:fill="000000"/>
        </w:rPr>
        <w:t>mvn</w:t>
      </w:r>
      <w:proofErr w:type="spellEnd"/>
      <w:r w:rsidRPr="00BF0D73">
        <w:rPr>
          <w:rFonts w:ascii="Arial" w:hAnsi="Arial" w:cs="Arial"/>
          <w:sz w:val="24"/>
          <w:szCs w:val="24"/>
          <w:highlight w:val="darkGray"/>
          <w:shd w:val="clear" w:color="auto" w:fill="000000"/>
        </w:rPr>
        <w:t xml:space="preserve"> -</w:t>
      </w:r>
      <w:proofErr w:type="spellStart"/>
      <w:r w:rsidRPr="00BF0D73">
        <w:rPr>
          <w:rFonts w:ascii="Arial" w:hAnsi="Arial" w:cs="Arial"/>
          <w:sz w:val="24"/>
          <w:szCs w:val="24"/>
          <w:highlight w:val="darkGray"/>
          <w:shd w:val="clear" w:color="auto" w:fill="000000"/>
        </w:rPr>
        <w:t>Dtest</w:t>
      </w:r>
      <w:proofErr w:type="spellEnd"/>
      <w:r w:rsidRPr="00BF0D73">
        <w:rPr>
          <w:rFonts w:ascii="Arial" w:hAnsi="Arial" w:cs="Arial"/>
          <w:sz w:val="24"/>
          <w:szCs w:val="24"/>
          <w:highlight w:val="darkGray"/>
          <w:shd w:val="clear" w:color="auto" w:fill="000000"/>
        </w:rPr>
        <w:t>=</w:t>
      </w:r>
      <w:proofErr w:type="spellStart"/>
      <w:r w:rsidRPr="00BF0D73">
        <w:rPr>
          <w:rFonts w:ascii="Arial" w:hAnsi="Arial" w:cs="Arial"/>
          <w:sz w:val="24"/>
          <w:szCs w:val="24"/>
          <w:highlight w:val="darkGray"/>
          <w:shd w:val="clear" w:color="auto" w:fill="000000"/>
        </w:rPr>
        <w:t>ClassName</w:t>
      </w:r>
      <w:proofErr w:type="spellEnd"/>
      <w:r w:rsidRPr="00BF0D73">
        <w:rPr>
          <w:rFonts w:ascii="Arial" w:hAnsi="Arial" w:cs="Arial"/>
          <w:sz w:val="24"/>
          <w:szCs w:val="24"/>
          <w:highlight w:val="darkGray"/>
          <w:shd w:val="clear" w:color="auto" w:fill="000000"/>
        </w:rPr>
        <w:t xml:space="preserve"> test</w:t>
      </w:r>
      <w:r w:rsidRPr="00BF0D73">
        <w:rPr>
          <w:rFonts w:ascii="Arial" w:hAnsi="Arial" w:cs="Arial"/>
          <w:sz w:val="24"/>
          <w:szCs w:val="24"/>
        </w:rPr>
        <w:t xml:space="preserve">” command in the terminal or simply run or debug the class in IDE. </w:t>
      </w:r>
    </w:p>
    <w:p w14:paraId="2215BE36" w14:textId="3EC3D191" w:rsidR="00C423F2" w:rsidRPr="004B4F3E" w:rsidRDefault="00C423F2" w:rsidP="00A71ED5">
      <w:pPr>
        <w:pStyle w:val="Heading1"/>
        <w:spacing w:line="360" w:lineRule="auto"/>
        <w:rPr>
          <w:rFonts w:ascii="Arial" w:hAnsi="Arial"/>
          <w:sz w:val="36"/>
          <w:rPrChange w:id="36" w:author="Evan He" w:date="2024-02-12T15:30:00Z">
            <w:rPr>
              <w:rFonts w:ascii="Arial" w:hAnsi="Arial"/>
            </w:rPr>
          </w:rPrChange>
        </w:rPr>
      </w:pPr>
      <w:r w:rsidRPr="004B4F3E">
        <w:rPr>
          <w:rFonts w:ascii="Arial" w:hAnsi="Arial"/>
          <w:sz w:val="36"/>
          <w:rPrChange w:id="37" w:author="Evan He" w:date="2024-02-12T15:30:00Z">
            <w:rPr>
              <w:rFonts w:ascii="Arial" w:hAnsi="Arial"/>
            </w:rPr>
          </w:rPrChange>
        </w:rPr>
        <w:t>Test Partitioning and Cases</w:t>
      </w:r>
    </w:p>
    <w:p w14:paraId="6CF956AA" w14:textId="3C64EBDA" w:rsidR="00A46B47" w:rsidRPr="00481D2D" w:rsidRDefault="00A46B47" w:rsidP="00A46B47">
      <w:pPr>
        <w:pStyle w:val="Heading2"/>
        <w:shd w:val="clear" w:color="auto" w:fill="FFFFFF"/>
        <w:rPr>
          <w:rFonts w:ascii="Arial" w:hAnsi="Arial" w:cs="Arial"/>
        </w:rPr>
      </w:pPr>
      <w:r w:rsidRPr="00A46B47">
        <w:rPr>
          <w:rFonts w:ascii="Arial" w:hAnsi="Arial" w:cs="Arial"/>
        </w:rPr>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Objective: This test class is designed to verify the functionality of</w:t>
      </w:r>
      <w:r>
        <w:rPr>
          <w:rFonts w:ascii="Arial" w:eastAsia="宋体" w:hAnsi="Arial" w:cs="Arial"/>
          <w:kern w:val="0"/>
          <w:sz w:val="24"/>
          <w:szCs w:val="24"/>
          <w14:ligatures w14:val="none"/>
        </w:rPr>
        <w:t xml:space="preserv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Test Case: </w:t>
      </w:r>
      <w:proofErr w:type="spellStart"/>
      <w:r w:rsidRPr="00481D2D">
        <w:rPr>
          <w:rFonts w:ascii="Arial" w:eastAsia="宋体" w:hAnsi="Arial" w:cs="Arial"/>
          <w:b/>
          <w:bCs/>
          <w:kern w:val="0"/>
          <w:sz w:val="24"/>
          <w:szCs w:val="24"/>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t>Description:</w:t>
      </w:r>
      <w:r w:rsidRPr="00481D2D">
        <w:rPr>
          <w:rFonts w:ascii="Arial" w:eastAsia="宋体" w:hAnsi="Arial" w:cs="Arial"/>
          <w:kern w:val="0"/>
          <w:sz w:val="24"/>
          <w:szCs w:val="24"/>
          <w14:ligatures w14:val="none"/>
        </w:rPr>
        <w:t xml:space="preserve"> Validates that the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b/>
          <w:bCs/>
          <w:kern w:val="0"/>
          <w:sz w:val="24"/>
          <w:szCs w:val="24"/>
          <w14:ligatures w14:val="none"/>
        </w:rPr>
      </w:pPr>
      <w:r w:rsidRPr="00481D2D">
        <w:rPr>
          <w:rFonts w:ascii="Arial" w:eastAsia="宋体" w:hAnsi="Arial" w:cs="Arial"/>
          <w:b/>
          <w:bCs/>
          <w:kern w:val="0"/>
          <w:sz w:val="24"/>
          <w:szCs w:val="24"/>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A </w:t>
      </w:r>
      <w:proofErr w:type="spellStart"/>
      <w:r w:rsidRPr="00481D2D">
        <w:rPr>
          <w:rFonts w:ascii="Arial" w:eastAsia="宋体" w:hAnsi="Arial" w:cs="Arial"/>
          <w:b/>
          <w:bCs/>
          <w:kern w:val="0"/>
          <w:sz w:val="24"/>
          <w:szCs w:val="24"/>
          <w14:ligatures w14:val="none"/>
        </w:rPr>
        <w:t>SystemConfigParam</w:t>
      </w:r>
      <w:proofErr w:type="spellEnd"/>
      <w:r w:rsidRPr="00481D2D">
        <w:rPr>
          <w:rFonts w:ascii="Arial" w:eastAsia="宋体" w:hAnsi="Arial" w:cs="Arial"/>
          <w:kern w:val="0"/>
          <w:sz w:val="24"/>
          <w:szCs w:val="24"/>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The </w:t>
      </w:r>
      <w:proofErr w:type="spellStart"/>
      <w:r w:rsidRPr="00481D2D">
        <w:rPr>
          <w:rFonts w:ascii="Arial" w:eastAsia="宋体" w:hAnsi="Arial" w:cs="Arial"/>
          <w:b/>
          <w:bCs/>
          <w:kern w:val="0"/>
          <w:sz w:val="24"/>
          <w:szCs w:val="24"/>
          <w14:ligatures w14:val="none"/>
        </w:rPr>
        <w:t>createOrUpdate</w:t>
      </w:r>
      <w:proofErr w:type="spellEnd"/>
      <w:r w:rsidRPr="00481D2D">
        <w:rPr>
          <w:rFonts w:ascii="Arial" w:eastAsia="宋体" w:hAnsi="Arial" w:cs="Arial"/>
          <w:kern w:val="0"/>
          <w:sz w:val="24"/>
          <w:szCs w:val="24"/>
          <w14:ligatures w14:val="none"/>
        </w:rPr>
        <w:t xml:space="preserve"> method of the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t xml:space="preserve">Expected Outcome: </w:t>
      </w:r>
      <w:r w:rsidRPr="00481D2D">
        <w:rPr>
          <w:rFonts w:ascii="Arial" w:eastAsia="宋体" w:hAnsi="Arial" w:cs="Arial"/>
          <w:kern w:val="0"/>
          <w:sz w:val="24"/>
          <w:szCs w:val="24"/>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96503">
      <w:pPr>
        <w:pStyle w:val="Heading2"/>
        <w:shd w:val="clear" w:color="auto" w:fill="FFFFFF"/>
        <w:rPr>
          <w:rFonts w:ascii="Arial" w:hAnsi="Arial" w:cs="Arial"/>
        </w:rPr>
      </w:pPr>
      <w:r w:rsidRPr="00BF0D73">
        <w:rPr>
          <w:rFonts w:ascii="Arial" w:hAnsi="Arial" w:cs="Arial"/>
        </w:rPr>
        <w:t>Partition Testing Concept</w:t>
      </w:r>
    </w:p>
    <w:p w14:paraId="1C03E147" w14:textId="77777777" w:rsidR="00C423F2" w:rsidRPr="00C423F2" w:rsidRDefault="00C423F2" w:rsidP="00BF0D73">
      <w:pPr>
        <w:pStyle w:val="NormalWeb"/>
        <w:shd w:val="clear" w:color="auto" w:fill="FFFFFF"/>
        <w:spacing w:before="0" w:beforeAutospacing="0" w:after="300" w:afterAutospacing="0" w:line="360" w:lineRule="auto"/>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96503">
      <w:pPr>
        <w:pStyle w:val="Heading2"/>
        <w:shd w:val="clear" w:color="auto" w:fill="FFFFFF"/>
        <w:rPr>
          <w:rFonts w:ascii="Arial" w:hAnsi="Arial" w:cs="Arial"/>
        </w:rPr>
      </w:pPr>
      <w:r w:rsidRPr="00BF0D73">
        <w:rPr>
          <w:rFonts w:ascii="Arial" w:hAnsi="Arial" w:cs="Arial"/>
        </w:rPr>
        <w:t>Feature Selection for Partitioning</w:t>
      </w:r>
    </w:p>
    <w:p w14:paraId="2833A3BE" w14:textId="77777777" w:rsidR="00C423F2" w:rsidRPr="00C423F2" w:rsidRDefault="00C423F2" w:rsidP="00BF0D73">
      <w:pPr>
        <w:pStyle w:val="NormalWeb"/>
        <w:shd w:val="clear" w:color="auto" w:fill="FFFFFF"/>
        <w:spacing w:before="0" w:beforeAutospacing="0" w:after="300" w:afterAutospacing="0" w:line="360" w:lineRule="auto"/>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96503">
      <w:pPr>
        <w:pStyle w:val="Heading2"/>
        <w:shd w:val="clear" w:color="auto" w:fill="FFFFFF"/>
        <w:rPr>
          <w:rFonts w:ascii="Arial" w:hAnsi="Arial" w:cs="Arial"/>
        </w:rPr>
      </w:pPr>
      <w:r w:rsidRPr="00BF0D73">
        <w:rPr>
          <w:rFonts w:ascii="Arial" w:hAnsi="Arial" w:cs="Arial"/>
        </w:rPr>
        <w:lastRenderedPageBreak/>
        <w:t>Specifying Partitions and Boundaries</w:t>
      </w:r>
    </w:p>
    <w:p w14:paraId="67DFD939" w14:textId="77777777" w:rsidR="00C423F2" w:rsidRPr="00C423F2" w:rsidRDefault="00C423F2" w:rsidP="00BF0D73">
      <w:pPr>
        <w:pStyle w:val="NormalWeb"/>
        <w:shd w:val="clear" w:color="auto" w:fill="FFFFFF"/>
        <w:spacing w:before="0" w:beforeAutospacing="0" w:after="300" w:afterAutospacing="0" w:line="360" w:lineRule="auto"/>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 xml:space="preserve">Correct Port: </w:t>
      </w:r>
      <w:r w:rsidRPr="00BF0D73">
        <w:rPr>
          <w:rFonts w:ascii="Arial" w:hAnsi="Arial" w:cs="Arial"/>
          <w:sz w:val="24"/>
          <w:szCs w:val="24"/>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Wrong Port:</w:t>
      </w:r>
      <w:r w:rsidRPr="00BF0D73">
        <w:rPr>
          <w:rFonts w:ascii="Arial" w:hAnsi="Arial" w:cs="Arial"/>
          <w:sz w:val="24"/>
          <w:szCs w:val="24"/>
        </w:rPr>
        <w:t xml:space="preserve"> The port number is incorrect, representing two scenarios: a non-existent port (3307)</w:t>
      </w:r>
      <w:r w:rsidR="00F34394">
        <w:rPr>
          <w:rFonts w:ascii="Arial" w:hAnsi="Arial" w:cs="Arial"/>
          <w:sz w:val="24"/>
          <w:szCs w:val="24"/>
        </w:rPr>
        <w:t xml:space="preserve">, </w:t>
      </w:r>
      <w:r w:rsidRPr="00BF0D73">
        <w:rPr>
          <w:rFonts w:ascii="Arial" w:hAnsi="Arial" w:cs="Arial"/>
          <w:sz w:val="24"/>
          <w:szCs w:val="24"/>
        </w:rPr>
        <w:t>an invalid port designation ("x")</w:t>
      </w:r>
      <w:r w:rsidR="00F34394">
        <w:rPr>
          <w:rFonts w:ascii="Arial" w:hAnsi="Arial" w:cs="Arial"/>
          <w:sz w:val="24"/>
          <w:szCs w:val="24"/>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Null Port:</w:t>
      </w:r>
      <w:r w:rsidRPr="00BF0D73">
        <w:rPr>
          <w:rFonts w:ascii="Arial" w:hAnsi="Arial" w:cs="Arial"/>
          <w:sz w:val="24"/>
          <w:szCs w:val="24"/>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spacing w:line="360" w:lineRule="auto"/>
        <w:jc w:val="left"/>
        <w:rPr>
          <w:rFonts w:ascii="Arial" w:hAnsi="Arial" w:cs="Arial"/>
          <w:sz w:val="24"/>
          <w:szCs w:val="24"/>
        </w:rPr>
      </w:pPr>
      <w:r>
        <w:rPr>
          <w:rFonts w:ascii="Arial" w:hAnsi="Arial" w:cs="Arial"/>
          <w:b/>
          <w:bCs/>
          <w:sz w:val="24"/>
          <w:szCs w:val="24"/>
        </w:rPr>
        <w:t>Negative Port Number:</w:t>
      </w:r>
      <w:r>
        <w:rPr>
          <w:rFonts w:ascii="Arial" w:hAnsi="Arial" w:cs="Arial"/>
          <w:sz w:val="24"/>
          <w:szCs w:val="24"/>
        </w:rPr>
        <w:t xml:space="preserve"> The port uses a negative port number (-1), </w:t>
      </w:r>
      <w:r w:rsidRPr="00BF0D73">
        <w:rPr>
          <w:rFonts w:ascii="Arial" w:hAnsi="Arial" w:cs="Arial"/>
          <w:sz w:val="24"/>
          <w:szCs w:val="24"/>
        </w:rPr>
        <w:t>implying that the default port should be used.</w:t>
      </w:r>
    </w:p>
    <w:p w14:paraId="05FA42B2" w14:textId="77777777" w:rsidR="00C423F2" w:rsidRPr="00C423F2" w:rsidRDefault="00C423F2" w:rsidP="00BF0D73">
      <w:pPr>
        <w:pStyle w:val="NormalWeb"/>
        <w:shd w:val="clear" w:color="auto" w:fill="FFFFFF"/>
        <w:spacing w:before="300" w:beforeAutospacing="0" w:after="300" w:afterAutospacing="0" w:line="360" w:lineRule="auto"/>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481D2D">
      <w:pPr>
        <w:pStyle w:val="Heading2"/>
        <w:shd w:val="clear" w:color="auto" w:fill="FFFFFF"/>
        <w:rPr>
          <w:rFonts w:ascii="Arial" w:hAnsi="Arial" w:cs="Arial"/>
        </w:rPr>
      </w:pPr>
      <w:r w:rsidRPr="00BF0D73">
        <w:rPr>
          <w:rFonts w:ascii="Arial" w:hAnsi="Arial" w:cs="Arial"/>
        </w:rPr>
        <w:t>New JUnit Test Cases</w:t>
      </w:r>
    </w:p>
    <w:p w14:paraId="00627C12"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Utilize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that the connection is not null and no exceptions are thrown.</w:t>
      </w:r>
    </w:p>
    <w:p w14:paraId="6FA1B5F1" w14:textId="5B636558" w:rsidR="00C423F2" w:rsidRDefault="00481D2D" w:rsidP="00481D2D">
      <w:pPr>
        <w:widowControl/>
        <w:shd w:val="clear" w:color="auto" w:fill="FFFFFF"/>
        <w:spacing w:line="360" w:lineRule="auto"/>
        <w:ind w:left="360"/>
        <w:jc w:val="left"/>
        <w:rPr>
          <w:rFonts w:ascii="Arial" w:hAnsi="Arial"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5709B0AE"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 non-existent port number.</w:t>
      </w:r>
    </w:p>
    <w:p w14:paraId="6ECEF411" w14:textId="3602D836" w:rsidR="00481D2D" w:rsidRPr="00481D2D" w:rsidRDefault="00C423F2" w:rsidP="00481D2D">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 indicating a failure to connect.</w:t>
      </w:r>
    </w:p>
    <w:p w14:paraId="14D1AEEC" w14:textId="42696E6E" w:rsidR="00481D2D" w:rsidRPr="00BF0D73" w:rsidRDefault="00481D2D" w:rsidP="00481D2D">
      <w:pPr>
        <w:widowControl/>
        <w:shd w:val="clear" w:color="auto" w:fill="FFFFFF"/>
        <w:spacing w:line="360" w:lineRule="auto"/>
        <w:jc w:val="left"/>
        <w:rPr>
          <w:rFonts w:ascii="Arial" w:hAnsi="Arial" w:cs="Arial"/>
          <w:sz w:val="24"/>
          <w:szCs w:val="24"/>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06B23BB3" w14:textId="77777777" w:rsidR="002771B5" w:rsidRPr="00481D2D" w:rsidRDefault="002771B5" w:rsidP="00BF0D73">
      <w:pPr>
        <w:widowControl/>
        <w:shd w:val="clear" w:color="auto" w:fill="FFFFFF"/>
        <w:spacing w:line="360" w:lineRule="auto"/>
        <w:jc w:val="left"/>
        <w:rPr>
          <w:rFonts w:ascii="Arial" w:hAnsi="Arial" w:cs="Arial"/>
          <w:i/>
          <w:iCs/>
        </w:rPr>
      </w:pPr>
    </w:p>
    <w:p w14:paraId="621B967D" w14:textId="76DD5B5B"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057D5772"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6A2EE702" w14:textId="7193A065" w:rsidR="00C423F2" w:rsidRPr="00C423F2" w:rsidRDefault="00481D2D" w:rsidP="00BF0D73">
      <w:pPr>
        <w:widowControl/>
        <w:shd w:val="clear" w:color="auto" w:fill="FFFFFF"/>
        <w:spacing w:line="360" w:lineRule="auto"/>
        <w:jc w:val="left"/>
        <w:rPr>
          <w:rFonts w:ascii="Arial" w:hAnsi="Arial"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A70F935" w14:textId="77777777" w:rsidR="002771B5" w:rsidRDefault="002771B5" w:rsidP="00BF0D73">
      <w:pPr>
        <w:widowControl/>
        <w:shd w:val="clear" w:color="auto" w:fill="FFFFFF"/>
        <w:spacing w:line="360" w:lineRule="auto"/>
        <w:jc w:val="left"/>
        <w:rPr>
          <w:rFonts w:ascii="Arial" w:hAnsi="Arial" w:cs="Arial"/>
          <w:i/>
          <w:iCs/>
        </w:rPr>
      </w:pPr>
    </w:p>
    <w:p w14:paraId="331591A8" w14:textId="55D320FB"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65536</w:t>
      </w:r>
      <w:r w:rsidRPr="00BF0D73">
        <w:rPr>
          <w:rFonts w:ascii="Arial" w:hAnsi="Arial" w:cs="Arial"/>
          <w:sz w:val="24"/>
          <w:szCs w:val="24"/>
        </w:rPr>
        <w:t>).</w:t>
      </w:r>
    </w:p>
    <w:p w14:paraId="52D00FD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12FC883F"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7D0383E4" w14:textId="749FA723"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798CAD52" w14:textId="77777777" w:rsidR="002771B5" w:rsidRDefault="002771B5" w:rsidP="002771B5">
      <w:pPr>
        <w:widowControl/>
        <w:shd w:val="clear" w:color="auto" w:fill="FFFFFF"/>
        <w:spacing w:line="360" w:lineRule="auto"/>
        <w:jc w:val="left"/>
        <w:rPr>
          <w:rFonts w:ascii="Arial" w:hAnsi="Arial" w:cs="Arial"/>
          <w:i/>
          <w:iCs/>
        </w:rPr>
      </w:pPr>
    </w:p>
    <w:p w14:paraId="30AC3624" w14:textId="76430859"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1023</w:t>
      </w:r>
      <w:r w:rsidRPr="00BF0D73">
        <w:rPr>
          <w:rFonts w:ascii="Arial" w:hAnsi="Arial" w:cs="Arial"/>
          <w:sz w:val="24"/>
          <w:szCs w:val="24"/>
        </w:rPr>
        <w:t>).</w:t>
      </w:r>
    </w:p>
    <w:p w14:paraId="495B691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52DB6355"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457E94C3" w14:textId="75D4E49B" w:rsidR="002771B5" w:rsidRPr="00C423F2" w:rsidRDefault="002771B5" w:rsidP="002771B5">
      <w:pPr>
        <w:widowControl/>
        <w:shd w:val="clear" w:color="auto" w:fill="FFFFFF"/>
        <w:spacing w:line="360" w:lineRule="auto"/>
        <w:jc w:val="left"/>
        <w:rPr>
          <w:rFonts w:ascii="Arial" w:hAnsi="Arial"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26F58C11" w14:textId="77777777" w:rsidR="002771B5" w:rsidRDefault="002771B5" w:rsidP="002771B5">
      <w:pPr>
        <w:widowControl/>
        <w:shd w:val="clear" w:color="auto" w:fill="FFFFFF"/>
        <w:spacing w:line="360" w:lineRule="auto"/>
        <w:jc w:val="left"/>
        <w:rPr>
          <w:rFonts w:ascii="Arial" w:hAnsi="Arial" w:cs="Arial"/>
          <w:i/>
          <w:iCs/>
        </w:rPr>
      </w:pPr>
    </w:p>
    <w:p w14:paraId="3FF21E5D" w14:textId="638B4FF5"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6</w:t>
      </w:r>
      <w:r w:rsidRPr="00C423F2">
        <w:rPr>
          <w:rFonts w:ascii="Arial" w:hAnsi="Arial" w:cs="Arial"/>
          <w:b/>
          <w:bCs/>
          <w:sz w:val="28"/>
          <w:szCs w:val="28"/>
        </w:rPr>
        <w:t xml:space="preserve">: Connection with </w:t>
      </w:r>
      <w:r>
        <w:rPr>
          <w:rFonts w:ascii="Arial" w:hAnsi="Arial" w:cs="Arial"/>
          <w:b/>
          <w:bCs/>
          <w:sz w:val="28"/>
          <w:szCs w:val="28"/>
        </w:rPr>
        <w:t>Negative</w:t>
      </w:r>
      <w:r w:rsidRPr="00C423F2">
        <w:rPr>
          <w:rFonts w:ascii="Arial" w:hAnsi="Arial"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w:t>
      </w:r>
      <w:r w:rsidRPr="00BF0D73">
        <w:rPr>
          <w:rFonts w:ascii="Arial" w:hAnsi="Arial" w:cs="Arial"/>
          <w:sz w:val="24"/>
          <w:szCs w:val="24"/>
        </w:rPr>
        <w:t>).</w:t>
      </w:r>
    </w:p>
    <w:p w14:paraId="2595DF0C"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w:t>
      </w:r>
    </w:p>
    <w:p w14:paraId="019A9113"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Pr>
          <w:rFonts w:ascii="Arial" w:hAnsi="Arial" w:cs="Arial"/>
          <w:sz w:val="24"/>
          <w:szCs w:val="24"/>
        </w:rPr>
        <w:t xml:space="preserve">a </w:t>
      </w:r>
      <w:r w:rsidRPr="00BF0D73">
        <w:rPr>
          <w:rFonts w:ascii="Arial" w:hAnsi="Arial" w:cs="Arial"/>
          <w:sz w:val="24"/>
          <w:szCs w:val="24"/>
        </w:rPr>
        <w:t>successful connection using the default port.</w:t>
      </w:r>
    </w:p>
    <w:p w14:paraId="7A7003A8" w14:textId="095066D4"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6</w:t>
      </w:r>
    </w:p>
    <w:p w14:paraId="4C288948" w14:textId="77777777" w:rsidR="002771B5" w:rsidRPr="002771B5" w:rsidRDefault="002771B5" w:rsidP="00BF0D73">
      <w:pPr>
        <w:widowControl/>
        <w:shd w:val="clear" w:color="auto" w:fill="FFFFFF"/>
        <w:spacing w:line="360" w:lineRule="auto"/>
        <w:jc w:val="left"/>
        <w:rPr>
          <w:rFonts w:ascii="Arial" w:hAnsi="Arial" w:cs="Arial"/>
          <w:i/>
          <w:iCs/>
        </w:rPr>
      </w:pPr>
    </w:p>
    <w:p w14:paraId="408F423C" w14:textId="25F085AA"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sidR="002771B5">
        <w:rPr>
          <w:rFonts w:ascii="Arial" w:hAnsi="Arial" w:cs="Arial"/>
          <w:b/>
          <w:bCs/>
          <w:sz w:val="28"/>
          <w:szCs w:val="28"/>
        </w:rPr>
        <w:t>7</w:t>
      </w:r>
      <w:r w:rsidRPr="00C423F2">
        <w:rPr>
          <w:rFonts w:ascii="Arial" w:hAnsi="Arial"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w:t>
      </w:r>
    </w:p>
    <w:p w14:paraId="0C4E14BC" w14:textId="3CC52A35"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sidR="00F34394">
        <w:rPr>
          <w:rFonts w:ascii="Arial" w:hAnsi="Arial" w:cs="Arial"/>
          <w:sz w:val="24"/>
          <w:szCs w:val="24"/>
        </w:rPr>
        <w:t xml:space="preserve">a </w:t>
      </w:r>
      <w:r w:rsidRPr="00BF0D73">
        <w:rPr>
          <w:rFonts w:ascii="Arial" w:hAnsi="Arial" w:cs="Arial"/>
          <w:sz w:val="24"/>
          <w:szCs w:val="24"/>
        </w:rPr>
        <w:t>successful connection using the default port.</w:t>
      </w:r>
    </w:p>
    <w:p w14:paraId="2AB11DF8" w14:textId="4F523AB8" w:rsidR="00C423F2" w:rsidRDefault="00481D2D" w:rsidP="00BF0D73">
      <w:pPr>
        <w:spacing w:line="360" w:lineRule="auto"/>
        <w:rPr>
          <w:rFonts w:ascii="Arial" w:hAnsi="Arial"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sidR="002771B5">
        <w:rPr>
          <w:rFonts w:ascii="Arial" w:hAnsi="Arial" w:cs="Arial"/>
          <w:i/>
          <w:iCs/>
        </w:rPr>
        <w:t>7</w:t>
      </w:r>
    </w:p>
    <w:p w14:paraId="08A20961" w14:textId="77777777" w:rsidR="00F34394" w:rsidRPr="00475916" w:rsidRDefault="00F34394" w:rsidP="00475916">
      <w:pPr>
        <w:widowControl/>
        <w:shd w:val="clear" w:color="auto" w:fill="FFFFFF"/>
        <w:spacing w:line="360" w:lineRule="auto"/>
        <w:jc w:val="left"/>
        <w:rPr>
          <w:rFonts w:ascii="Arial" w:hAnsi="Arial" w:cs="Arial"/>
          <w:i/>
          <w:iCs/>
        </w:rPr>
      </w:pPr>
    </w:p>
    <w:p w14:paraId="1E369BC7" w14:textId="0BB01A75" w:rsidR="00C423F2" w:rsidRDefault="00C423F2" w:rsidP="00A71ED5">
      <w:pPr>
        <w:pStyle w:val="Heading2"/>
        <w:shd w:val="clear" w:color="auto" w:fill="FFFFFF"/>
        <w:rPr>
          <w:rFonts w:ascii="Arial" w:hAnsi="Arial" w:cs="Arial"/>
        </w:rPr>
      </w:pPr>
      <w:r w:rsidRPr="002B0BC7">
        <w:rPr>
          <w:rFonts w:ascii="Arial" w:hAnsi="Arial" w:cs="Arial"/>
        </w:rPr>
        <w:t>Conclusion</w:t>
      </w:r>
    </w:p>
    <w:p w14:paraId="204DA695" w14:textId="6CAA1D3B"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In</w:t>
      </w:r>
      <w:r>
        <w:rPr>
          <w:rFonts w:ascii="Arial" w:eastAsia="宋体" w:hAnsi="Arial" w:cs="Arial"/>
          <w:kern w:val="0"/>
          <w:sz w:val="24"/>
          <w:szCs w:val="24"/>
          <w14:ligatures w14:val="none"/>
        </w:rPr>
        <w:t xml:space="preserve"> </w:t>
      </w:r>
      <w:r w:rsidRPr="00BF0D73">
        <w:rPr>
          <w:rFonts w:ascii="Arial" w:eastAsia="宋体" w:hAnsi="Arial" w:cs="Arial"/>
          <w:kern w:val="0"/>
          <w:sz w:val="24"/>
          <w:szCs w:val="24"/>
          <w14:ligatures w14:val="none"/>
        </w:rPr>
        <w:t xml:space="preserve">conclusion, the testing efforts detailed in this document represent a comprehensive approach to </w:t>
      </w:r>
      <w:r w:rsidR="00A71ED5">
        <w:rPr>
          <w:rFonts w:ascii="Arial" w:eastAsia="宋体" w:hAnsi="Arial" w:cs="Arial"/>
          <w:kern w:val="0"/>
          <w:sz w:val="24"/>
          <w:szCs w:val="24"/>
          <w14:ligatures w14:val="none"/>
        </w:rPr>
        <w:t>verifying</w:t>
      </w:r>
      <w:r w:rsidRPr="00BF0D73">
        <w:rPr>
          <w:rFonts w:ascii="Arial" w:eastAsia="宋体" w:hAnsi="Arial" w:cs="Arial"/>
          <w:kern w:val="0"/>
          <w:sz w:val="24"/>
          <w:szCs w:val="24"/>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spacing w:line="360" w:lineRule="auto"/>
        <w:rPr>
          <w:rFonts w:ascii="Arial" w:eastAsia="宋体" w:hAnsi="Arial" w:cs="Arial"/>
          <w:kern w:val="0"/>
          <w:sz w:val="24"/>
          <w:szCs w:val="24"/>
          <w14:ligatures w14:val="none"/>
        </w:rPr>
      </w:pPr>
    </w:p>
    <w:p w14:paraId="131C4CC8" w14:textId="77777777" w:rsidR="004B4F3E" w:rsidRDefault="004B4F3E" w:rsidP="004B4F3E">
      <w:pPr>
        <w:rPr>
          <w:ins w:id="38" w:author="Evan He" w:date="2024-02-12T15:30:00Z"/>
        </w:rPr>
      </w:pPr>
    </w:p>
    <w:p w14:paraId="777A58EA" w14:textId="4A8606CF" w:rsidR="004B4F3E" w:rsidRDefault="004B4F3E">
      <w:pPr>
        <w:pStyle w:val="Heading1"/>
        <w:shd w:val="clear" w:color="auto" w:fill="FFFFFF"/>
        <w:spacing w:before="0" w:after="0"/>
        <w:jc w:val="center"/>
        <w:rPr>
          <w:rFonts w:ascii="Arial" w:hAnsi="Arial"/>
          <w:sz w:val="36"/>
          <w:rPrChange w:id="39" w:author="Evan He" w:date="2024-02-12T15:30:00Z">
            <w:rPr>
              <w:rFonts w:ascii="Arial" w:hAnsi="Arial"/>
            </w:rPr>
          </w:rPrChange>
        </w:rPr>
        <w:pPrChange w:id="40" w:author="Evan He" w:date="2024-02-12T15:30:00Z">
          <w:pPr>
            <w:pStyle w:val="Heading1"/>
            <w:spacing w:line="360" w:lineRule="auto"/>
          </w:pPr>
        </w:pPrChange>
      </w:pPr>
      <w:ins w:id="41" w:author="Evan He" w:date="2024-02-12T15:30:00Z">
        <w:r w:rsidRPr="004B4F3E">
          <w:rPr>
            <w:rFonts w:ascii="Arial" w:hAnsi="Arial" w:cs="Arial"/>
            <w:sz w:val="36"/>
            <w:szCs w:val="36"/>
          </w:rPr>
          <w:lastRenderedPageBreak/>
          <w:t>Part 2</w:t>
        </w:r>
        <w:r>
          <w:rPr>
            <w:rFonts w:ascii="Arial" w:hAnsi="Arial" w:cs="Arial"/>
            <w:sz w:val="36"/>
            <w:szCs w:val="36"/>
          </w:rPr>
          <w:t>:</w:t>
        </w:r>
        <w:r w:rsidRPr="004B4F3E">
          <w:rPr>
            <w:rFonts w:ascii="Arial" w:hAnsi="Arial" w:cs="Arial"/>
            <w:sz w:val="36"/>
            <w:szCs w:val="36"/>
          </w:rPr>
          <w:t xml:space="preserve"> Functional Testing and </w:t>
        </w:r>
      </w:ins>
      <w:r w:rsidRPr="004B4F3E">
        <w:rPr>
          <w:rFonts w:ascii="Arial" w:hAnsi="Arial"/>
          <w:sz w:val="36"/>
          <w:rPrChange w:id="42" w:author="Evan He" w:date="2024-02-12T15:30:00Z">
            <w:rPr>
              <w:rFonts w:ascii="Arial" w:hAnsi="Arial"/>
            </w:rPr>
          </w:rPrChange>
        </w:rPr>
        <w:t xml:space="preserve">Finite State </w:t>
      </w:r>
      <w:del w:id="43" w:author="Evan He" w:date="2024-02-12T15:30:00Z">
        <w:r w:rsidR="00A71ED5" w:rsidRPr="00A71ED5">
          <w:rPr>
            <w:rFonts w:ascii="Arial" w:hAnsi="Arial" w:cs="Arial"/>
          </w:rPr>
          <w:delText>Machine and Cases</w:delText>
        </w:r>
      </w:del>
      <w:ins w:id="44" w:author="Evan He" w:date="2024-02-12T15:30:00Z">
        <w:r w:rsidRPr="004B4F3E">
          <w:rPr>
            <w:rFonts w:ascii="Arial" w:hAnsi="Arial" w:cs="Arial"/>
            <w:sz w:val="36"/>
            <w:szCs w:val="36"/>
          </w:rPr>
          <w:t>Machines</w:t>
        </w:r>
      </w:ins>
    </w:p>
    <w:p w14:paraId="0A4BA773" w14:textId="4F468E76" w:rsidR="00C74000" w:rsidRDefault="00A71ED5" w:rsidP="00C74000">
      <w:pPr>
        <w:pStyle w:val="Heading2"/>
        <w:shd w:val="clear" w:color="auto" w:fill="FFFFFF"/>
        <w:rPr>
          <w:rFonts w:ascii="Arial" w:hAnsi="Arial" w:cs="Arial"/>
        </w:rPr>
      </w:pPr>
      <w:r w:rsidRPr="00C74000">
        <w:rPr>
          <w:rFonts w:ascii="Arial" w:hAnsi="Arial" w:cs="Arial" w:hint="eastAsia"/>
        </w:rPr>
        <w:t>F</w:t>
      </w:r>
      <w:r w:rsidRPr="00C74000">
        <w:rPr>
          <w:rFonts w:ascii="Arial" w:hAnsi="Arial" w:cs="Arial"/>
        </w:rPr>
        <w:t>inite State Machine</w:t>
      </w:r>
    </w:p>
    <w:p w14:paraId="0CBACB23" w14:textId="3EEF0A95" w:rsidR="00C74000" w:rsidRPr="00CE16F2" w:rsidRDefault="00C74000"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F</w:t>
      </w:r>
      <w:r w:rsidRPr="00CE16F2">
        <w:rPr>
          <w:rFonts w:ascii="Arial" w:eastAsia="宋体" w:hAnsi="Arial" w:cs="Arial"/>
          <w:kern w:val="0"/>
          <w:sz w:val="24"/>
          <w:szCs w:val="24"/>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ascii="Arial" w:eastAsia="宋体" w:hAnsi="Arial" w:cs="Arial"/>
          <w:kern w:val="0"/>
          <w:sz w:val="24"/>
          <w:szCs w:val="24"/>
          <w14:ligatures w14:val="none"/>
        </w:rPr>
        <w:t>decreasing the risk that a function is not well tested.</w:t>
      </w:r>
    </w:p>
    <w:p w14:paraId="40FDFB09" w14:textId="77777777" w:rsidR="00CE16F2" w:rsidRPr="00CE16F2" w:rsidRDefault="00CE16F2"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A</w:t>
      </w:r>
      <w:r w:rsidRPr="00CE16F2">
        <w:rPr>
          <w:rFonts w:ascii="Arial" w:eastAsia="宋体" w:hAnsi="Arial" w:cs="Arial"/>
          <w:kern w:val="0"/>
          <w:sz w:val="24"/>
          <w:szCs w:val="24"/>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Heading2"/>
        <w:shd w:val="clear" w:color="auto" w:fill="FFFFFF"/>
        <w:rPr>
          <w:rFonts w:ascii="Arial" w:hAnsi="Arial" w:cs="Arial"/>
        </w:rPr>
      </w:pPr>
      <w:r w:rsidRPr="00CE16F2">
        <w:rPr>
          <w:rFonts w:ascii="Arial" w:hAnsi="Arial" w:cs="Arial"/>
        </w:rPr>
        <w:t>Finite State Machine in Chat2DB</w:t>
      </w:r>
    </w:p>
    <w:p w14:paraId="0684F3A1" w14:textId="51164280" w:rsidR="00CE16F2"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kern w:val="0"/>
          <w:sz w:val="24"/>
          <w:szCs w:val="24"/>
          <w14:ligatures w14:val="none"/>
        </w:rPr>
        <w:t>The Finite State Machine could be applied to the user interface of</w:t>
      </w:r>
      <w:r w:rsidR="00CE16F2" w:rsidRPr="005966D3">
        <w:rPr>
          <w:rFonts w:ascii="Arial" w:eastAsia="宋体" w:hAnsi="Arial" w:cs="Arial"/>
          <w:kern w:val="0"/>
          <w:sz w:val="24"/>
          <w:szCs w:val="24"/>
          <w14:ligatures w14:val="none"/>
        </w:rPr>
        <w:t xml:space="preserve"> Console and Output </w:t>
      </w:r>
      <w:r w:rsidRPr="005966D3">
        <w:rPr>
          <w:rFonts w:ascii="Arial" w:eastAsia="宋体" w:hAnsi="Arial" w:cs="Arial"/>
          <w:kern w:val="0"/>
          <w:sz w:val="24"/>
          <w:szCs w:val="24"/>
          <w14:ligatures w14:val="none"/>
        </w:rPr>
        <w:t>page in Chat2DB.</w:t>
      </w:r>
    </w:p>
    <w:p w14:paraId="4A4D65F3" w14:textId="16E3F193" w:rsidR="00585FE1" w:rsidRDefault="00585FE1" w:rsidP="005966D3">
      <w:pPr>
        <w:spacing w:line="360" w:lineRule="auto"/>
        <w:rPr>
          <w:rFonts w:ascii="Arial" w:eastAsia="宋体" w:hAnsi="Arial" w:cs="Arial"/>
          <w:kern w:val="0"/>
          <w:sz w:val="24"/>
          <w:szCs w:val="24"/>
          <w14:ligatures w14:val="none"/>
        </w:rPr>
      </w:pPr>
      <w:r>
        <w:rPr>
          <w:rFonts w:ascii="Arial" w:eastAsia="宋体" w:hAnsi="Arial" w:cs="Arial" w:hint="eastAsia"/>
          <w:kern w:val="0"/>
          <w:sz w:val="24"/>
          <w:szCs w:val="24"/>
          <w14:ligatures w14:val="none"/>
        </w:rPr>
        <w:t>T</w:t>
      </w:r>
      <w:r>
        <w:rPr>
          <w:rFonts w:ascii="Arial" w:eastAsia="宋体" w:hAnsi="Arial" w:cs="Arial"/>
          <w:kern w:val="0"/>
          <w:sz w:val="24"/>
          <w:szCs w:val="24"/>
          <w14:ligatures w14:val="none"/>
        </w:rPr>
        <w:t>here are 4 states of the UI:</w:t>
      </w:r>
    </w:p>
    <w:p w14:paraId="47EDD01C" w14:textId="43C078B8"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Initial</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This is the state when the SQL query is inputted as a single line.</w:t>
      </w:r>
    </w:p>
    <w:p w14:paraId="0955ABF9" w14:textId="6CD474C9" w:rsid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Formatted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After the "format" button is clicked, the SQL query is formatted into multiple lines.</w:t>
      </w:r>
    </w:p>
    <w:p w14:paraId="75A5D192" w14:textId="2D912913"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Saved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xml:space="preserve">: If the "save" button is clicked, the current </w:t>
      </w:r>
      <w:r>
        <w:rPr>
          <w:rFonts w:ascii="Arial" w:eastAsia="宋体" w:hAnsi="Arial" w:cs="Arial"/>
          <w:kern w:val="0"/>
          <w:sz w:val="24"/>
          <w:szCs w:val="24"/>
          <w14:ligatures w14:val="none"/>
        </w:rPr>
        <w:t>console</w:t>
      </w:r>
      <w:r w:rsidRPr="00585FE1">
        <w:rPr>
          <w:rFonts w:ascii="Arial" w:eastAsia="宋体" w:hAnsi="Arial" w:cs="Arial"/>
          <w:kern w:val="0"/>
          <w:sz w:val="24"/>
          <w:szCs w:val="24"/>
          <w14:ligatures w14:val="none"/>
        </w:rPr>
        <w:t xml:space="preserve"> of the</w:t>
      </w:r>
      <w:r>
        <w:rPr>
          <w:rFonts w:ascii="Arial" w:eastAsia="宋体" w:hAnsi="Arial" w:cs="Arial"/>
          <w:kern w:val="0"/>
          <w:sz w:val="24"/>
          <w:szCs w:val="24"/>
          <w14:ligatures w14:val="none"/>
        </w:rPr>
        <w:t xml:space="preserve"> </w:t>
      </w:r>
      <w:r w:rsidRPr="00585FE1">
        <w:rPr>
          <w:rFonts w:ascii="Arial" w:eastAsia="宋体" w:hAnsi="Arial" w:cs="Arial"/>
          <w:kern w:val="0"/>
          <w:sz w:val="24"/>
          <w:szCs w:val="24"/>
          <w14:ligatures w14:val="none"/>
        </w:rPr>
        <w:t>query is saved.</w:t>
      </w:r>
    </w:p>
    <w:p w14:paraId="20C77A08" w14:textId="7A5FEC7D" w:rsidR="00585FE1" w:rsidRPr="00585FE1" w:rsidRDefault="00585FE1" w:rsidP="005966D3">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Executed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When the "run" button is pressed, the SQL query is executed, and the results are displayed.</w:t>
      </w:r>
    </w:p>
    <w:p w14:paraId="072AD735" w14:textId="77777777" w:rsidR="00585FE1" w:rsidRPr="00585FE1" w:rsidRDefault="00585FE1" w:rsidP="005966D3">
      <w:pPr>
        <w:spacing w:line="360" w:lineRule="auto"/>
        <w:rPr>
          <w:rFonts w:ascii="Arial" w:eastAsia="宋体" w:hAnsi="Arial" w:cs="Arial"/>
          <w:kern w:val="0"/>
          <w:sz w:val="24"/>
          <w:szCs w:val="24"/>
          <w14:ligatures w14:val="none"/>
        </w:rPr>
      </w:pPr>
    </w:p>
    <w:p w14:paraId="7F888BE5" w14:textId="00A6DF54" w:rsidR="005966D3" w:rsidRPr="006D4FB8" w:rsidRDefault="005966D3" w:rsidP="006D4FB8">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table of states and their transitions into a new state:</w:t>
      </w:r>
    </w:p>
    <w:tbl>
      <w:tblPr>
        <w:tblStyle w:val="GridTable5Dark-Accent3"/>
        <w:tblW w:w="0" w:type="auto"/>
        <w:tblLook w:val="04A0" w:firstRow="1" w:lastRow="0" w:firstColumn="1" w:lastColumn="0" w:noHBand="0" w:noVBand="1"/>
      </w:tblPr>
      <w:tblGrid>
        <w:gridCol w:w="1328"/>
        <w:gridCol w:w="2474"/>
        <w:gridCol w:w="1485"/>
        <w:gridCol w:w="1340"/>
        <w:gridCol w:w="1669"/>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 Press 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 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w:t>
            </w:r>
            <w:r w:rsidR="005966D3" w:rsidRPr="005966D3">
              <w:rPr>
                <w:sz w:val="20"/>
                <w:szCs w:val="21"/>
              </w:rPr>
              <w:t xml:space="preserve"> </w:t>
            </w:r>
            <w:r w:rsidRPr="005966D3">
              <w:rPr>
                <w:sz w:val="20"/>
                <w:szCs w:val="21"/>
              </w:rPr>
              <w:t>Press 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S</w:t>
      </w:r>
      <w:r w:rsidRPr="005966D3">
        <w:rPr>
          <w:rFonts w:ascii="Arial" w:eastAsia="宋体" w:hAnsi="Arial" w:cs="Arial"/>
          <w:kern w:val="0"/>
          <w:sz w:val="24"/>
          <w:szCs w:val="24"/>
          <w14:ligatures w14:val="none"/>
        </w:rPr>
        <w:t xml:space="preserve">ome Screenshots for each of the </w:t>
      </w:r>
      <w:r>
        <w:rPr>
          <w:rFonts w:ascii="Arial" w:eastAsia="宋体" w:hAnsi="Arial" w:cs="Arial"/>
          <w:kern w:val="0"/>
          <w:sz w:val="24"/>
          <w:szCs w:val="24"/>
          <w14:ligatures w14:val="none"/>
        </w:rPr>
        <w:t>states</w:t>
      </w:r>
      <w:r w:rsidRPr="005966D3">
        <w:rPr>
          <w:rFonts w:ascii="Arial" w:eastAsia="宋体" w:hAnsi="Arial" w:cs="Arial"/>
          <w:kern w:val="0"/>
          <w:sz w:val="24"/>
          <w:szCs w:val="24"/>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lastRenderedPageBreak/>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graph of the model of the Finite State Machine:</w:t>
      </w:r>
    </w:p>
    <w:p w14:paraId="12C00998" w14:textId="77777777" w:rsidR="005966D3" w:rsidRPr="005966D3" w:rsidRDefault="00AB20CB" w:rsidP="005966D3">
      <w:pPr>
        <w:spacing w:line="360" w:lineRule="auto"/>
        <w:rPr>
          <w:del w:id="45" w:author="Evan He" w:date="2024-02-12T15:30:00Z"/>
          <w:rFonts w:ascii="Arial" w:eastAsia="宋体" w:hAnsi="Arial" w:cs="Arial"/>
          <w:kern w:val="0"/>
          <w:sz w:val="24"/>
          <w:szCs w:val="24"/>
          <w14:ligatures w14:val="none"/>
        </w:rPr>
      </w:pPr>
      <w:del w:id="46" w:author="Evan He" w:date="2024-02-12T15:30:00Z">
        <w:r>
          <w:rPr>
            <w:noProof/>
          </w:rPr>
          <w:lastRenderedPageBreak/>
          <w:drawing>
            <wp:inline distT="0" distB="0" distL="0" distR="0" wp14:anchorId="6C3CD040" wp14:editId="740E24C1">
              <wp:extent cx="5130800" cy="3879850"/>
              <wp:effectExtent l="0" t="0" r="0" b="6350"/>
              <wp:docPr id="11576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del>
    </w:p>
    <w:p w14:paraId="37628D5F" w14:textId="3A3F1EC2" w:rsidR="005966D3" w:rsidRPr="005966D3" w:rsidRDefault="00AB0BC4" w:rsidP="005966D3">
      <w:pPr>
        <w:spacing w:line="360" w:lineRule="auto"/>
        <w:rPr>
          <w:ins w:id="47" w:author="Evan He" w:date="2024-02-12T15:30:00Z"/>
          <w:rFonts w:ascii="Arial" w:eastAsia="宋体" w:hAnsi="Arial" w:cs="Arial"/>
          <w:kern w:val="0"/>
          <w:sz w:val="24"/>
          <w:szCs w:val="24"/>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481AD05" w14:textId="6A141EF0" w:rsidR="00C74000" w:rsidRDefault="00607A9E" w:rsidP="00C74000">
      <w:pPr>
        <w:pStyle w:val="Heading2"/>
        <w:shd w:val="clear" w:color="auto" w:fill="FFFFFF"/>
        <w:rPr>
          <w:rFonts w:ascii="Arial" w:hAnsi="Arial" w:cs="Arial"/>
        </w:rPr>
      </w:pPr>
      <w:r>
        <w:rPr>
          <w:rFonts w:ascii="Arial" w:hAnsi="Arial" w:cs="Arial"/>
        </w:rPr>
        <w:t>Test</w:t>
      </w:r>
      <w:r w:rsidR="00C74000" w:rsidRPr="00BF0D73">
        <w:rPr>
          <w:rFonts w:ascii="Arial" w:hAnsi="Arial" w:cs="Arial"/>
        </w:rPr>
        <w:t xml:space="preserve"> </w:t>
      </w:r>
      <w:r w:rsidR="003A4E57">
        <w:rPr>
          <w:rFonts w:ascii="Arial" w:hAnsi="Arial" w:cs="Arial"/>
        </w:rPr>
        <w:t xml:space="preserve">“Press </w:t>
      </w:r>
      <w:r>
        <w:rPr>
          <w:rFonts w:ascii="Arial" w:hAnsi="Arial" w:cs="Arial"/>
        </w:rPr>
        <w:t xml:space="preserve">Run </w:t>
      </w:r>
      <w:r w:rsidR="003A4E57">
        <w:rPr>
          <w:rFonts w:ascii="Arial" w:hAnsi="Arial" w:cs="Arial"/>
        </w:rPr>
        <w:t xml:space="preserve">Button” </w:t>
      </w:r>
      <w:r w:rsidR="00C74000" w:rsidRPr="00BF0D73">
        <w:rPr>
          <w:rFonts w:ascii="Arial" w:hAnsi="Arial" w:cs="Arial"/>
        </w:rPr>
        <w:t>JUnit Test Cases</w:t>
      </w:r>
    </w:p>
    <w:p w14:paraId="1C7132F6" w14:textId="5C65F738" w:rsidR="003A4E57" w:rsidRPr="000C1B8B" w:rsidRDefault="003A4E57" w:rsidP="000C1B8B">
      <w:pPr>
        <w:pStyle w:val="NormalWeb"/>
        <w:shd w:val="clear" w:color="auto" w:fill="FFFFFF"/>
        <w:spacing w:before="300" w:beforeAutospacing="0" w:after="300" w:afterAutospacing="0" w:line="360" w:lineRule="auto"/>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proofErr w:type="spellStart"/>
      <w:r w:rsidR="003A4E57" w:rsidRPr="003A4E57">
        <w:rPr>
          <w:rFonts w:ascii="Arial" w:hAnsi="Arial"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sidR="003A4E57">
        <w:rPr>
          <w:rFonts w:ascii="Arial" w:hAnsi="Arial" w:cs="Arial"/>
          <w:sz w:val="24"/>
          <w:szCs w:val="24"/>
        </w:rPr>
        <w:t xml:space="preserve"> the </w:t>
      </w:r>
      <w:proofErr w:type="spellStart"/>
      <w:r w:rsidR="003A4E57" w:rsidRPr="003A4E57">
        <w:rPr>
          <w:rFonts w:ascii="Arial" w:hAnsi="Arial" w:cs="Arial"/>
          <w:b/>
          <w:bCs/>
          <w:sz w:val="24"/>
          <w:szCs w:val="24"/>
        </w:rPr>
        <w:t>SQLExecutor.execute</w:t>
      </w:r>
      <w:proofErr w:type="spellEnd"/>
      <w:r w:rsidR="003A4E57" w:rsidRPr="003A4E57">
        <w:rPr>
          <w:rFonts w:ascii="Arial" w:hAnsi="Arial" w:cs="Arial"/>
          <w:b/>
          <w:bCs/>
          <w:sz w:val="24"/>
          <w:szCs w:val="24"/>
        </w:rPr>
        <w:t>()</w:t>
      </w:r>
      <w:r w:rsidR="003A4E57" w:rsidRPr="003A4E57">
        <w:rPr>
          <w:rFonts w:ascii="Arial" w:hAnsi="Arial" w:cs="Arial"/>
          <w:sz w:val="24"/>
          <w:szCs w:val="24"/>
        </w:rPr>
        <w:t xml:space="preserve"> correctly executes a SQL query and processes the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 xml:space="preserve"> as expected.</w:t>
      </w:r>
    </w:p>
    <w:p w14:paraId="1D61AB30" w14:textId="6DC1A257" w:rsidR="000C1B8B" w:rsidRPr="000C1B8B" w:rsidRDefault="00607A9E"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w:t>
      </w:r>
      <w:r w:rsidR="003A4E57" w:rsidRPr="003A4E57">
        <w:rPr>
          <w:rFonts w:ascii="Arial" w:hAnsi="Arial" w:cs="Arial"/>
          <w:sz w:val="24"/>
          <w:szCs w:val="24"/>
        </w:rPr>
        <w:t xml:space="preserve">The test mocks a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 xml:space="preserve"> containing a single row with the string "test result". It expects the </w:t>
      </w:r>
      <w:r w:rsidR="003A4E57" w:rsidRPr="003A4E57">
        <w:rPr>
          <w:rFonts w:ascii="Arial" w:hAnsi="Arial" w:cs="Arial"/>
          <w:b/>
          <w:bCs/>
          <w:sz w:val="24"/>
          <w:szCs w:val="24"/>
        </w:rPr>
        <w:t>execute</w:t>
      </w:r>
      <w:r w:rsidR="003A4E57" w:rsidRPr="003A4E57">
        <w:rPr>
          <w:rFonts w:ascii="Arial" w:hAnsi="Arial" w:cs="Arial"/>
          <w:sz w:val="24"/>
          <w:szCs w:val="24"/>
        </w:rPr>
        <w:t xml:space="preserve"> method to return "test result" when it processes this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w:t>
      </w:r>
    </w:p>
    <w:p w14:paraId="340F8732" w14:textId="350F378A" w:rsidR="003A4E57" w:rsidRPr="003A4E57" w:rsidRDefault="003A4E57" w:rsidP="003A4E57">
      <w:pPr>
        <w:widowControl/>
        <w:shd w:val="clear" w:color="auto" w:fill="FFFFFF"/>
        <w:spacing w:line="360" w:lineRule="auto"/>
        <w:ind w:left="360"/>
        <w:jc w:val="left"/>
        <w:rPr>
          <w:rFonts w:ascii="Arial" w:hAnsi="Arial" w:cs="Arial"/>
        </w:rPr>
      </w:pPr>
      <w:r>
        <w:rPr>
          <w:noProof/>
        </w:rPr>
        <w:lastRenderedPageBreak/>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3C9865C0" w14:textId="77777777" w:rsidR="003A4E57" w:rsidRPr="003A4E57" w:rsidRDefault="003A4E57" w:rsidP="00607A9E">
      <w:pPr>
        <w:widowControl/>
        <w:shd w:val="clear" w:color="auto" w:fill="FFFFFF"/>
        <w:spacing w:line="360" w:lineRule="auto"/>
        <w:jc w:val="left"/>
        <w:rPr>
          <w:rFonts w:ascii="Arial" w:hAnsi="Arial" w:cs="Arial"/>
        </w:rPr>
      </w:pPr>
    </w:p>
    <w:p w14:paraId="7D456D8C" w14:textId="1780A018" w:rsidR="00607A9E" w:rsidRPr="00C423F2" w:rsidRDefault="00607A9E" w:rsidP="00607A9E">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2: </w:t>
      </w:r>
      <w:proofErr w:type="spellStart"/>
      <w:r w:rsidR="003A4E57" w:rsidRPr="003A4E57">
        <w:rPr>
          <w:rFonts w:ascii="Arial" w:hAnsi="Arial"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w:t>
      </w:r>
      <w:r w:rsidR="004C3D52" w:rsidRPr="004C3D52">
        <w:rPr>
          <w:rFonts w:ascii="Arial" w:hAnsi="Arial" w:cs="Arial"/>
          <w:sz w:val="24"/>
          <w:szCs w:val="24"/>
        </w:rPr>
        <w:t xml:space="preserve">This test checks the behavior of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when a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is thrown during the execution of the SQL query.</w:t>
      </w:r>
    </w:p>
    <w:p w14:paraId="4E6E86FB" w14:textId="77777777" w:rsidR="000C1B8B" w:rsidRDefault="00607A9E" w:rsidP="00C65148">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test configures the mock Statement to throw a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when execute is called. The test then expects that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will throw a </w:t>
      </w:r>
      <w:proofErr w:type="spellStart"/>
      <w:r w:rsidR="004C3D52" w:rsidRPr="004C3D52">
        <w:rPr>
          <w:rFonts w:ascii="Arial" w:hAnsi="Arial" w:cs="Arial"/>
          <w:b/>
          <w:bCs/>
          <w:sz w:val="24"/>
          <w:szCs w:val="24"/>
        </w:rPr>
        <w:t>RuntimeException</w:t>
      </w:r>
      <w:proofErr w:type="spellEnd"/>
      <w:r w:rsidR="004C3D52" w:rsidRPr="004C3D52">
        <w:rPr>
          <w:rFonts w:ascii="Arial" w:hAnsi="Arial" w:cs="Arial"/>
          <w:sz w:val="24"/>
          <w:szCs w:val="24"/>
        </w:rPr>
        <w:t xml:space="preserve"> in response to this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w:t>
      </w:r>
    </w:p>
    <w:p w14:paraId="238CCE36" w14:textId="387DD559" w:rsidR="00607A9E" w:rsidRPr="004C3D52" w:rsidRDefault="003A4E57" w:rsidP="000C1B8B">
      <w:pPr>
        <w:widowControl/>
        <w:shd w:val="clear" w:color="auto" w:fill="FFFFFF"/>
        <w:spacing w:line="360" w:lineRule="auto"/>
        <w:ind w:left="360"/>
        <w:jc w:val="left"/>
        <w:rPr>
          <w:rFonts w:ascii="Arial" w:hAnsi="Arial" w:cs="Arial"/>
          <w:sz w:val="24"/>
          <w:szCs w:val="24"/>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proofErr w:type="spellStart"/>
      <w:r w:rsidRPr="003A4E57">
        <w:rPr>
          <w:rFonts w:ascii="Arial" w:hAnsi="Arial"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lastRenderedPageBreak/>
        <w:t>Objective</w:t>
      </w:r>
      <w:r w:rsidRPr="004C3D52">
        <w:rPr>
          <w:rFonts w:ascii="Arial" w:hAnsi="Arial" w:cs="Arial"/>
          <w:sz w:val="24"/>
          <w:szCs w:val="24"/>
        </w:rPr>
        <w:t xml:space="preserve">: </w:t>
      </w:r>
      <w:r w:rsidR="004C3D52" w:rsidRPr="004C3D52">
        <w:rPr>
          <w:rFonts w:ascii="Arial" w:hAnsi="Arial" w:cs="Arial"/>
          <w:sz w:val="24"/>
          <w:szCs w:val="24"/>
        </w:rPr>
        <w:t xml:space="preserve">This test is designed to verify the behavior of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when the executed SQL query returns an empty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w:t>
      </w:r>
    </w:p>
    <w:p w14:paraId="387C3717" w14:textId="77777777" w:rsidR="000C1B8B" w:rsidRDefault="003A4E57" w:rsidP="0079272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is mocked to return </w:t>
      </w:r>
      <w:r w:rsidR="004C3D52" w:rsidRPr="004C3D52">
        <w:rPr>
          <w:rFonts w:ascii="Arial" w:hAnsi="Arial" w:cs="Arial"/>
          <w:b/>
          <w:bCs/>
          <w:sz w:val="24"/>
          <w:szCs w:val="24"/>
        </w:rPr>
        <w:t>false</w:t>
      </w:r>
      <w:r w:rsidR="004C3D52" w:rsidRPr="004C3D52">
        <w:rPr>
          <w:rFonts w:ascii="Arial" w:hAnsi="Arial" w:cs="Arial"/>
          <w:sz w:val="24"/>
          <w:szCs w:val="24"/>
        </w:rPr>
        <w:t xml:space="preserve"> for its </w:t>
      </w:r>
      <w:proofErr w:type="gramStart"/>
      <w:r w:rsidR="004C3D52" w:rsidRPr="004C3D52">
        <w:rPr>
          <w:rFonts w:ascii="Arial" w:hAnsi="Arial" w:cs="Arial"/>
          <w:b/>
          <w:bCs/>
          <w:sz w:val="24"/>
          <w:szCs w:val="24"/>
        </w:rPr>
        <w:t>next(</w:t>
      </w:r>
      <w:proofErr w:type="gramEnd"/>
      <w:r w:rsidR="004C3D52" w:rsidRPr="004C3D52">
        <w:rPr>
          <w:rFonts w:ascii="Arial" w:hAnsi="Arial" w:cs="Arial"/>
          <w:b/>
          <w:bCs/>
          <w:sz w:val="24"/>
          <w:szCs w:val="24"/>
        </w:rPr>
        <w:t>)</w:t>
      </w:r>
      <w:r w:rsidR="004C3D52" w:rsidRPr="004C3D52">
        <w:rPr>
          <w:rFonts w:ascii="Arial" w:hAnsi="Arial" w:cs="Arial"/>
          <w:sz w:val="24"/>
          <w:szCs w:val="24"/>
        </w:rPr>
        <w:t xml:space="preserve"> method, indicating that there are no rows in 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The test expects that the </w:t>
      </w:r>
      <w:r w:rsidR="004C3D52" w:rsidRPr="004C3D52">
        <w:rPr>
          <w:rFonts w:ascii="Arial" w:hAnsi="Arial" w:cs="Arial"/>
          <w:b/>
          <w:bCs/>
          <w:sz w:val="24"/>
          <w:szCs w:val="24"/>
        </w:rPr>
        <w:t>execute</w:t>
      </w:r>
      <w:r w:rsidR="004C3D52" w:rsidRPr="004C3D52">
        <w:rPr>
          <w:rFonts w:ascii="Arial" w:hAnsi="Arial" w:cs="Arial"/>
          <w:sz w:val="24"/>
          <w:szCs w:val="24"/>
        </w:rPr>
        <w:t xml:space="preserve"> method will return </w:t>
      </w:r>
      <w:r w:rsidR="004C3D52" w:rsidRPr="004C3D52">
        <w:rPr>
          <w:rFonts w:ascii="Arial" w:hAnsi="Arial" w:cs="Arial"/>
          <w:b/>
          <w:bCs/>
          <w:sz w:val="24"/>
          <w:szCs w:val="24"/>
        </w:rPr>
        <w:t>null</w:t>
      </w:r>
      <w:r w:rsidR="004C3D52" w:rsidRPr="004C3D52">
        <w:rPr>
          <w:rFonts w:ascii="Arial" w:hAnsi="Arial" w:cs="Arial"/>
          <w:sz w:val="24"/>
          <w:szCs w:val="24"/>
        </w:rPr>
        <w:t xml:space="preserve">, as there is no data to process from 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w:t>
      </w:r>
    </w:p>
    <w:p w14:paraId="6099AB69" w14:textId="4ABFBB2B" w:rsidR="003A4E57" w:rsidRPr="004C3D52" w:rsidRDefault="003A4E57" w:rsidP="000C1B8B">
      <w:pPr>
        <w:widowControl/>
        <w:shd w:val="clear" w:color="auto" w:fill="FFFFFF"/>
        <w:spacing w:line="360" w:lineRule="auto"/>
        <w:ind w:left="360"/>
        <w:jc w:val="left"/>
        <w:rPr>
          <w:rFonts w:ascii="Arial" w:hAnsi="Arial" w:cs="Arial"/>
          <w:sz w:val="24"/>
          <w:szCs w:val="24"/>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DAB2D3B" w14:textId="77777777" w:rsidR="003A4E57" w:rsidRDefault="003A4E57" w:rsidP="00A71ED5"/>
    <w:p w14:paraId="36B79418" w14:textId="74F2D0E4" w:rsidR="003A4E57" w:rsidRDefault="003A4E57" w:rsidP="003A4E57">
      <w:pPr>
        <w:pStyle w:val="Heading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Save Button” </w:t>
      </w:r>
      <w:r w:rsidRPr="00BF0D73">
        <w:rPr>
          <w:rFonts w:ascii="Arial" w:hAnsi="Arial" w:cs="Arial"/>
        </w:rPr>
        <w:t>JUnit Test Cases</w:t>
      </w:r>
    </w:p>
    <w:p w14:paraId="7EF525B2" w14:textId="4089EF9E" w:rsidR="000C1B8B" w:rsidRPr="000C1B8B" w:rsidRDefault="000C1B8B" w:rsidP="000C1B8B">
      <w:pPr>
        <w:pStyle w:val="NormalWeb"/>
        <w:shd w:val="clear" w:color="auto" w:fill="FFFFFF"/>
        <w:spacing w:before="300" w:beforeAutospacing="0" w:after="300" w:afterAutospacing="0" w:line="360" w:lineRule="auto"/>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proofErr w:type="spellStart"/>
      <w:r w:rsidRPr="003A4E57">
        <w:rPr>
          <w:rFonts w:ascii="Arial" w:hAnsi="Arial"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Verify that the </w:t>
      </w:r>
      <w:proofErr w:type="spellStart"/>
      <w:r w:rsidRPr="004C3D52">
        <w:rPr>
          <w:rFonts w:ascii="Arial" w:hAnsi="Arial" w:cs="Arial"/>
          <w:b/>
          <w:bCs/>
          <w:sz w:val="24"/>
          <w:szCs w:val="24"/>
        </w:rPr>
        <w:t>OperationSavedController.create</w:t>
      </w:r>
      <w:proofErr w:type="spellEnd"/>
      <w:r w:rsidRPr="004C3D52">
        <w:rPr>
          <w:rFonts w:ascii="Arial" w:hAnsi="Arial" w:cs="Arial"/>
          <w:b/>
          <w:bCs/>
          <w:sz w:val="24"/>
          <w:szCs w:val="24"/>
        </w:rPr>
        <w:t>()</w:t>
      </w:r>
      <w:r w:rsidRPr="004C3D52">
        <w:rPr>
          <w:rFonts w:ascii="Arial" w:hAnsi="Arial" w:cs="Arial"/>
          <w:sz w:val="24"/>
          <w:szCs w:val="24"/>
        </w:rPr>
        <w:t xml:space="preserve"> correctly saves</w:t>
      </w:r>
      <w:r>
        <w:rPr>
          <w:rFonts w:ascii="Arial" w:hAnsi="Arial" w:cs="Arial"/>
          <w:sz w:val="24"/>
          <w:szCs w:val="24"/>
        </w:rPr>
        <w:t xml:space="preserve"> </w:t>
      </w:r>
      <w:r w:rsidRPr="004C3D52">
        <w:rPr>
          <w:rFonts w:ascii="Arial" w:hAnsi="Arial" w:cs="Arial"/>
          <w:sz w:val="24"/>
          <w:szCs w:val="24"/>
        </w:rPr>
        <w:t>the query console, and returns the expected result.</w:t>
      </w:r>
    </w:p>
    <w:p w14:paraId="24076523" w14:textId="013D2840" w:rsidR="000C1B8B" w:rsidRPr="000C1B8B" w:rsidRDefault="004C3D52" w:rsidP="004C3D52">
      <w:pPr>
        <w:widowControl/>
        <w:numPr>
          <w:ilvl w:val="0"/>
          <w:numId w:val="5"/>
        </w:numPr>
        <w:shd w:val="clear" w:color="auto" w:fill="FFFFFF"/>
        <w:spacing w:line="360" w:lineRule="auto"/>
        <w:jc w:val="left"/>
        <w:rPr>
          <w:rFonts w:ascii="Arial" w:hAnsi="Arial" w:cs="Arial"/>
        </w:rPr>
      </w:pPr>
      <w:r w:rsidRPr="004C3D52">
        <w:rPr>
          <w:rFonts w:ascii="Arial" w:hAnsi="Arial" w:cs="Arial"/>
          <w:b/>
          <w:bCs/>
          <w:sz w:val="24"/>
          <w:szCs w:val="24"/>
        </w:rPr>
        <w:t>Expected Result:</w:t>
      </w:r>
      <w:r w:rsidRPr="004C3D52">
        <w:rPr>
          <w:rFonts w:ascii="Arial" w:hAnsi="Arial" w:cs="Arial"/>
          <w:sz w:val="24"/>
          <w:szCs w:val="24"/>
        </w:rPr>
        <w:t xml:space="preserve"> The test expects the create method in </w:t>
      </w:r>
      <w:proofErr w:type="spellStart"/>
      <w:r w:rsidRPr="004C3D52">
        <w:rPr>
          <w:rFonts w:ascii="Arial" w:hAnsi="Arial" w:cs="Arial"/>
          <w:b/>
          <w:bCs/>
          <w:sz w:val="24"/>
          <w:szCs w:val="24"/>
        </w:rPr>
        <w:t>OperationSavedController</w:t>
      </w:r>
      <w:proofErr w:type="spellEnd"/>
      <w:r>
        <w:rPr>
          <w:rFonts w:ascii="Arial" w:hAnsi="Arial" w:cs="Arial"/>
          <w:sz w:val="24"/>
          <w:szCs w:val="24"/>
        </w:rPr>
        <w:t xml:space="preserve"> to return</w:t>
      </w:r>
      <w:r w:rsidRPr="004C3D52">
        <w:rPr>
          <w:rFonts w:ascii="Arial" w:hAnsi="Arial" w:cs="Arial"/>
          <w:sz w:val="24"/>
          <w:szCs w:val="24"/>
        </w:rPr>
        <w:t xml:space="preserve"> a </w:t>
      </w:r>
      <w:proofErr w:type="spellStart"/>
      <w:r w:rsidRPr="004C3D52">
        <w:rPr>
          <w:rFonts w:ascii="Arial" w:hAnsi="Arial" w:cs="Arial"/>
          <w:b/>
          <w:bCs/>
          <w:sz w:val="24"/>
          <w:szCs w:val="24"/>
        </w:rPr>
        <w:t>DataResult</w:t>
      </w:r>
      <w:proofErr w:type="spellEnd"/>
      <w:r w:rsidRPr="004C3D52">
        <w:rPr>
          <w:rFonts w:ascii="Arial" w:hAnsi="Arial" w:cs="Arial"/>
          <w:b/>
          <w:bCs/>
          <w:sz w:val="24"/>
          <w:szCs w:val="24"/>
        </w:rPr>
        <w:t>&lt;Long&gt;</w:t>
      </w:r>
      <w:r w:rsidRPr="004C3D52">
        <w:rPr>
          <w:rFonts w:ascii="Arial" w:hAnsi="Arial" w:cs="Arial"/>
          <w:sz w:val="24"/>
          <w:szCs w:val="24"/>
        </w:rPr>
        <w:t xml:space="preserve"> object containing the expected data (in this case, 123L).</w:t>
      </w:r>
    </w:p>
    <w:p w14:paraId="5C5C4E22" w14:textId="0D3ACE42" w:rsidR="004C3D52" w:rsidRPr="004C3D52" w:rsidRDefault="004C3D52"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1250897F" w14:textId="77777777" w:rsidR="003A4E57" w:rsidRPr="004C3D52" w:rsidRDefault="003A4E57" w:rsidP="00A71ED5"/>
    <w:p w14:paraId="752421F5" w14:textId="1DFA9270" w:rsidR="003A4E57" w:rsidRDefault="003A4E57" w:rsidP="003A4E57">
      <w:pPr>
        <w:pStyle w:val="Heading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Format Button” </w:t>
      </w:r>
      <w:r w:rsidRPr="00BF0D73">
        <w:rPr>
          <w:rFonts w:ascii="Arial" w:hAnsi="Arial" w:cs="Arial"/>
        </w:rPr>
        <w:t>JUnit Test Cases</w:t>
      </w:r>
    </w:p>
    <w:p w14:paraId="624AEA21" w14:textId="2DFBCAB4" w:rsidR="000C1B8B" w:rsidRPr="000C1B8B" w:rsidRDefault="000C1B8B" w:rsidP="000C1B8B">
      <w:pPr>
        <w:pStyle w:val="NormalWeb"/>
        <w:shd w:val="clear" w:color="auto" w:fill="FFFFFF"/>
        <w:spacing w:before="300" w:beforeAutospacing="0" w:after="300" w:afterAutospacing="0" w:line="360" w:lineRule="auto"/>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proofErr w:type="spellStart"/>
      <w:r w:rsidRPr="000C1B8B">
        <w:rPr>
          <w:rFonts w:ascii="Arial" w:hAnsi="Arial"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Pr>
          <w:rFonts w:ascii="Arial" w:hAnsi="Arial" w:cs="Arial"/>
          <w:sz w:val="24"/>
          <w:szCs w:val="24"/>
        </w:rPr>
        <w:t xml:space="preserve"> the </w:t>
      </w:r>
      <w:proofErr w:type="spellStart"/>
      <w:r w:rsidRPr="003A4E57">
        <w:rPr>
          <w:rFonts w:ascii="Arial" w:hAnsi="Arial" w:cs="Arial"/>
          <w:b/>
          <w:bCs/>
          <w:sz w:val="24"/>
          <w:szCs w:val="24"/>
        </w:rPr>
        <w:t>SQLExecutor.execute</w:t>
      </w:r>
      <w:proofErr w:type="spellEnd"/>
      <w:r w:rsidRPr="003A4E57">
        <w:rPr>
          <w:rFonts w:ascii="Arial" w:hAnsi="Arial" w:cs="Arial"/>
          <w:b/>
          <w:bCs/>
          <w:sz w:val="24"/>
          <w:szCs w:val="24"/>
        </w:rPr>
        <w:t>()</w:t>
      </w:r>
      <w:r w:rsidRPr="003A4E57">
        <w:rPr>
          <w:rFonts w:ascii="Arial" w:hAnsi="Arial" w:cs="Arial"/>
          <w:sz w:val="24"/>
          <w:szCs w:val="24"/>
        </w:rPr>
        <w:t xml:space="preserve"> correctly executes a SQL query and processes the </w:t>
      </w:r>
      <w:proofErr w:type="spellStart"/>
      <w:r w:rsidRPr="003A4E57">
        <w:rPr>
          <w:rFonts w:ascii="Arial" w:hAnsi="Arial" w:cs="Arial"/>
          <w:b/>
          <w:bCs/>
          <w:sz w:val="24"/>
          <w:szCs w:val="24"/>
        </w:rPr>
        <w:t>ResultSet</w:t>
      </w:r>
      <w:proofErr w:type="spellEnd"/>
      <w:r w:rsidRPr="003A4E57">
        <w:rPr>
          <w:rFonts w:ascii="Arial" w:hAnsi="Arial" w:cs="Arial"/>
          <w:sz w:val="24"/>
          <w:szCs w:val="24"/>
        </w:rPr>
        <w:t xml:space="preserve"> as expected.</w:t>
      </w:r>
    </w:p>
    <w:p w14:paraId="03B4793E" w14:textId="5AD08994"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The test mocks a </w:t>
      </w:r>
      <w:proofErr w:type="spellStart"/>
      <w:r w:rsidRPr="003A4E57">
        <w:rPr>
          <w:rFonts w:ascii="Arial" w:hAnsi="Arial" w:cs="Arial"/>
          <w:b/>
          <w:bCs/>
          <w:sz w:val="24"/>
          <w:szCs w:val="24"/>
        </w:rPr>
        <w:t>ResultSet</w:t>
      </w:r>
      <w:proofErr w:type="spellEnd"/>
      <w:r w:rsidRPr="003A4E57">
        <w:rPr>
          <w:rFonts w:ascii="Arial" w:hAnsi="Arial" w:cs="Arial"/>
          <w:sz w:val="24"/>
          <w:szCs w:val="24"/>
        </w:rPr>
        <w:t xml:space="preserve"> containing a single row with the string "test result". It expects the </w:t>
      </w:r>
      <w:r w:rsidRPr="003A4E57">
        <w:rPr>
          <w:rFonts w:ascii="Arial" w:hAnsi="Arial" w:cs="Arial"/>
          <w:b/>
          <w:bCs/>
          <w:sz w:val="24"/>
          <w:szCs w:val="24"/>
        </w:rPr>
        <w:t>execute</w:t>
      </w:r>
      <w:r w:rsidRPr="003A4E57">
        <w:rPr>
          <w:rFonts w:ascii="Arial" w:hAnsi="Arial" w:cs="Arial"/>
          <w:sz w:val="24"/>
          <w:szCs w:val="24"/>
        </w:rPr>
        <w:t xml:space="preserve"> method to return "test result" when it processes this </w:t>
      </w:r>
      <w:proofErr w:type="spellStart"/>
      <w:r w:rsidRPr="003A4E57">
        <w:rPr>
          <w:rFonts w:ascii="Arial" w:hAnsi="Arial" w:cs="Arial"/>
          <w:b/>
          <w:bCs/>
          <w:sz w:val="24"/>
          <w:szCs w:val="24"/>
        </w:rPr>
        <w:t>ResultSet</w:t>
      </w:r>
      <w:proofErr w:type="spellEnd"/>
      <w:r w:rsidRPr="003A4E57">
        <w:rPr>
          <w:rFonts w:ascii="Arial" w:hAnsi="Arial" w:cs="Arial"/>
          <w:sz w:val="24"/>
          <w:szCs w:val="24"/>
        </w:rPr>
        <w:t>.</w:t>
      </w:r>
    </w:p>
    <w:p w14:paraId="066A955E" w14:textId="77777777" w:rsidR="000C1B8B" w:rsidRPr="003A4E57"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sidR="000C1B8B">
        <w:rPr>
          <w:rFonts w:ascii="Arial" w:hAnsi="Arial" w:cs="Arial"/>
          <w:b/>
          <w:bCs/>
          <w:sz w:val="28"/>
          <w:szCs w:val="28"/>
        </w:rPr>
        <w:t>2</w:t>
      </w:r>
      <w:r w:rsidRPr="00C423F2">
        <w:rPr>
          <w:rFonts w:ascii="Arial" w:hAnsi="Arial" w:cs="Arial"/>
          <w:b/>
          <w:bCs/>
          <w:sz w:val="28"/>
          <w:szCs w:val="28"/>
        </w:rPr>
        <w:t xml:space="preserve">: </w:t>
      </w:r>
      <w:proofErr w:type="spellStart"/>
      <w:r w:rsidR="000C1B8B" w:rsidRPr="000C1B8B">
        <w:rPr>
          <w:rFonts w:ascii="Arial" w:hAnsi="Arial"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xml:space="preserve">: </w:t>
      </w:r>
      <w:r w:rsidR="000C1B8B" w:rsidRPr="000C1B8B">
        <w:rPr>
          <w:rFonts w:ascii="Arial" w:hAnsi="Arial" w:cs="Arial"/>
          <w:sz w:val="24"/>
          <w:szCs w:val="24"/>
        </w:rPr>
        <w:t>To verify if a standard SQL statement is correctly formatted into a more readable multi-line format.</w:t>
      </w:r>
    </w:p>
    <w:p w14:paraId="1566C27C" w14:textId="77777777" w:rsidR="000C1B8B" w:rsidRPr="000C1B8B" w:rsidRDefault="004C3D52"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w:t>
      </w:r>
      <w:r w:rsidR="000C1B8B" w:rsidRPr="000C1B8B">
        <w:rPr>
          <w:rFonts w:ascii="Arial" w:hAnsi="Arial" w:cs="Arial"/>
          <w:sz w:val="24"/>
          <w:szCs w:val="24"/>
        </w:rPr>
        <w:t>The input SQL statement "</w:t>
      </w:r>
      <w:r w:rsidR="000C1B8B" w:rsidRPr="000C1B8B">
        <w:rPr>
          <w:rFonts w:ascii="Arial" w:hAnsi="Arial" w:cs="Arial"/>
          <w:b/>
          <w:bCs/>
          <w:sz w:val="24"/>
          <w:szCs w:val="24"/>
        </w:rPr>
        <w:t xml:space="preserve">SELECT * FROM terms ORDER BY </w:t>
      </w:r>
      <w:proofErr w:type="spellStart"/>
      <w:r w:rsidR="000C1B8B" w:rsidRPr="000C1B8B">
        <w:rPr>
          <w:rFonts w:ascii="Arial" w:hAnsi="Arial" w:cs="Arial"/>
          <w:b/>
          <w:bCs/>
          <w:sz w:val="24"/>
          <w:szCs w:val="24"/>
        </w:rPr>
        <w:t>terms_due_days</w:t>
      </w:r>
      <w:proofErr w:type="spellEnd"/>
      <w:r w:rsidR="000C1B8B" w:rsidRPr="000C1B8B">
        <w:rPr>
          <w:rFonts w:ascii="Arial" w:hAnsi="Arial" w:cs="Arial"/>
          <w:b/>
          <w:bCs/>
          <w:sz w:val="24"/>
          <w:szCs w:val="24"/>
        </w:rPr>
        <w:t xml:space="preserve"> DESC;</w:t>
      </w:r>
      <w:r w:rsidR="000C1B8B" w:rsidRPr="000C1B8B">
        <w:rPr>
          <w:rFonts w:ascii="Arial" w:hAnsi="Arial" w:cs="Arial"/>
          <w:sz w:val="24"/>
          <w:szCs w:val="24"/>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sidR="000C1B8B">
        <w:rPr>
          <w:rFonts w:ascii="Arial" w:hAnsi="Arial"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lastRenderedPageBreak/>
        <w:t>Objective</w:t>
      </w:r>
      <w:r w:rsidRPr="000C1B8B">
        <w:rPr>
          <w:rFonts w:ascii="Arial" w:hAnsi="Arial" w:cs="Arial"/>
          <w:sz w:val="24"/>
          <w:szCs w:val="24"/>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provides an incorrectly structured SQL string "</w:t>
      </w:r>
      <w:r w:rsidRPr="000C1B8B">
        <w:rPr>
          <w:rFonts w:ascii="Arial" w:hAnsi="Arial" w:cs="Arial"/>
          <w:b/>
          <w:bCs/>
          <w:sz w:val="24"/>
          <w:szCs w:val="24"/>
        </w:rPr>
        <w:t>SELCT FROM WHERE</w:t>
      </w:r>
      <w:r w:rsidRPr="000C1B8B">
        <w:rPr>
          <w:rFonts w:ascii="Arial" w:hAnsi="Arial" w:cs="Arial"/>
          <w:sz w:val="24"/>
          <w:szCs w:val="24"/>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48A6C341" w14:textId="373FE414"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5EF3E5F9" w14:textId="77777777" w:rsidR="000C1B8B" w:rsidRPr="000C1B8B" w:rsidRDefault="000C1B8B" w:rsidP="00A71ED5"/>
    <w:sectPr w:rsidR="000C1B8B" w:rsidRPr="000C1B8B">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4AEA2" w14:textId="77777777" w:rsidR="00D84248" w:rsidRDefault="00D84248" w:rsidP="00374963">
      <w:r>
        <w:separator/>
      </w:r>
    </w:p>
  </w:endnote>
  <w:endnote w:type="continuationSeparator" w:id="0">
    <w:p w14:paraId="570BD32F" w14:textId="77777777" w:rsidR="00D84248" w:rsidRDefault="00D84248" w:rsidP="00374963">
      <w:r>
        <w:continuationSeparator/>
      </w:r>
    </w:p>
  </w:endnote>
  <w:endnote w:type="continuationNotice" w:id="1">
    <w:p w14:paraId="65D87B99" w14:textId="77777777" w:rsidR="00D84248" w:rsidRDefault="00D842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4E095" w14:textId="77777777" w:rsidR="00D84248" w:rsidRDefault="00D84248" w:rsidP="00374963">
      <w:r>
        <w:separator/>
      </w:r>
    </w:p>
  </w:footnote>
  <w:footnote w:type="continuationSeparator" w:id="0">
    <w:p w14:paraId="7225FBCE" w14:textId="77777777" w:rsidR="00D84248" w:rsidRDefault="00D84248" w:rsidP="00374963">
      <w:r>
        <w:continuationSeparator/>
      </w:r>
    </w:p>
  </w:footnote>
  <w:footnote w:type="continuationNotice" w:id="1">
    <w:p w14:paraId="67F51885" w14:textId="77777777" w:rsidR="00D84248" w:rsidRDefault="00D842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6"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6"/>
  </w:num>
  <w:num w:numId="2" w16cid:durableId="823930775">
    <w:abstractNumId w:val="8"/>
  </w:num>
  <w:num w:numId="3" w16cid:durableId="1143885733">
    <w:abstractNumId w:val="2"/>
  </w:num>
  <w:num w:numId="4" w16cid:durableId="367031767">
    <w:abstractNumId w:val="3"/>
  </w:num>
  <w:num w:numId="5" w16cid:durableId="1182544719">
    <w:abstractNumId w:val="9"/>
  </w:num>
  <w:num w:numId="6" w16cid:durableId="1754934915">
    <w:abstractNumId w:val="0"/>
  </w:num>
  <w:num w:numId="7" w16cid:durableId="1486513443">
    <w:abstractNumId w:val="1"/>
  </w:num>
  <w:num w:numId="8" w16cid:durableId="1889603147">
    <w:abstractNumId w:val="5"/>
  </w:num>
  <w:num w:numId="9" w16cid:durableId="699010936">
    <w:abstractNumId w:val="4"/>
  </w:num>
  <w:num w:numId="10" w16cid:durableId="162996876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an He">
    <w15:presenceInfo w15:providerId="Windows Live" w15:userId="8c7f7f7c3aa34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92EB1"/>
    <w:rsid w:val="000A338C"/>
    <w:rsid w:val="000C1B8B"/>
    <w:rsid w:val="000D4673"/>
    <w:rsid w:val="000E6E9A"/>
    <w:rsid w:val="000E79EB"/>
    <w:rsid w:val="001B3FA1"/>
    <w:rsid w:val="00211739"/>
    <w:rsid w:val="002427F1"/>
    <w:rsid w:val="002771B5"/>
    <w:rsid w:val="002B0BC7"/>
    <w:rsid w:val="00314A26"/>
    <w:rsid w:val="00326007"/>
    <w:rsid w:val="00374963"/>
    <w:rsid w:val="003A4E57"/>
    <w:rsid w:val="00415B26"/>
    <w:rsid w:val="00463416"/>
    <w:rsid w:val="00475916"/>
    <w:rsid w:val="00481D2D"/>
    <w:rsid w:val="004B4F3E"/>
    <w:rsid w:val="004C3D52"/>
    <w:rsid w:val="00585FE1"/>
    <w:rsid w:val="005966D3"/>
    <w:rsid w:val="00607A9E"/>
    <w:rsid w:val="00662420"/>
    <w:rsid w:val="00666513"/>
    <w:rsid w:val="00696503"/>
    <w:rsid w:val="006D4FB8"/>
    <w:rsid w:val="00761E29"/>
    <w:rsid w:val="00790D47"/>
    <w:rsid w:val="007D74F7"/>
    <w:rsid w:val="008736E4"/>
    <w:rsid w:val="008C3BD0"/>
    <w:rsid w:val="00A46B47"/>
    <w:rsid w:val="00A71ED5"/>
    <w:rsid w:val="00AB0BC4"/>
    <w:rsid w:val="00AB20CB"/>
    <w:rsid w:val="00B2650A"/>
    <w:rsid w:val="00BF0D73"/>
    <w:rsid w:val="00C423F2"/>
    <w:rsid w:val="00C74000"/>
    <w:rsid w:val="00CE16F2"/>
    <w:rsid w:val="00D31B04"/>
    <w:rsid w:val="00D84248"/>
    <w:rsid w:val="00ED7875"/>
    <w:rsid w:val="00F34394"/>
    <w:rsid w:val="00F3511E"/>
    <w:rsid w:val="00F66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EB1"/>
    <w:pPr>
      <w:widowControl w:val="0"/>
      <w:jc w:val="both"/>
    </w:pPr>
  </w:style>
  <w:style w:type="paragraph" w:styleId="Heading1">
    <w:name w:val="heading 1"/>
    <w:basedOn w:val="Normal"/>
    <w:next w:val="Normal"/>
    <w:link w:val="Heading1Char"/>
    <w:uiPriority w:val="9"/>
    <w:qFormat/>
    <w:rsid w:val="00F351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51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3511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3511E"/>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11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3511E"/>
    <w:rPr>
      <w:b/>
      <w:bCs/>
      <w:sz w:val="32"/>
      <w:szCs w:val="32"/>
    </w:rPr>
  </w:style>
  <w:style w:type="character" w:customStyle="1" w:styleId="Heading4Char">
    <w:name w:val="Heading 4 Char"/>
    <w:basedOn w:val="DefaultParagraphFont"/>
    <w:link w:val="Heading4"/>
    <w:uiPriority w:val="9"/>
    <w:rsid w:val="00F3511E"/>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F3511E"/>
    <w:rPr>
      <w:b/>
      <w:bCs/>
      <w:sz w:val="28"/>
      <w:szCs w:val="28"/>
    </w:rPr>
  </w:style>
  <w:style w:type="character" w:customStyle="1" w:styleId="Heading1Char">
    <w:name w:val="Heading 1 Char"/>
    <w:basedOn w:val="DefaultParagraphFont"/>
    <w:link w:val="Heading1"/>
    <w:uiPriority w:val="9"/>
    <w:rsid w:val="00F3511E"/>
    <w:rPr>
      <w:b/>
      <w:bCs/>
      <w:kern w:val="44"/>
      <w:sz w:val="44"/>
      <w:szCs w:val="44"/>
    </w:rPr>
  </w:style>
  <w:style w:type="paragraph" w:styleId="ListParagraph">
    <w:name w:val="List Paragraph"/>
    <w:basedOn w:val="Normal"/>
    <w:uiPriority w:val="34"/>
    <w:qFormat/>
    <w:rsid w:val="00F3511E"/>
    <w:pPr>
      <w:ind w:firstLineChars="200" w:firstLine="420"/>
    </w:pPr>
  </w:style>
  <w:style w:type="character" w:styleId="Strong">
    <w:name w:val="Strong"/>
    <w:basedOn w:val="DefaultParagraphFont"/>
    <w:uiPriority w:val="22"/>
    <w:qFormat/>
    <w:rsid w:val="000E6E9A"/>
    <w:rPr>
      <w:b/>
      <w:bCs/>
    </w:rPr>
  </w:style>
  <w:style w:type="paragraph" w:styleId="Date">
    <w:name w:val="Date"/>
    <w:basedOn w:val="Normal"/>
    <w:next w:val="Normal"/>
    <w:link w:val="DateChar"/>
    <w:uiPriority w:val="99"/>
    <w:semiHidden/>
    <w:unhideWhenUsed/>
    <w:rsid w:val="008C3BD0"/>
    <w:pPr>
      <w:ind w:leftChars="2500" w:left="100"/>
    </w:pPr>
  </w:style>
  <w:style w:type="character" w:customStyle="1" w:styleId="DateChar">
    <w:name w:val="Date Char"/>
    <w:basedOn w:val="DefaultParagraphFont"/>
    <w:link w:val="Date"/>
    <w:uiPriority w:val="99"/>
    <w:semiHidden/>
    <w:rsid w:val="008C3BD0"/>
  </w:style>
  <w:style w:type="paragraph" w:styleId="NormalWeb">
    <w:name w:val="Normal (Web)"/>
    <w:basedOn w:val="Normal"/>
    <w:uiPriority w:val="99"/>
    <w:unhideWhenUsed/>
    <w:rsid w:val="00C423F2"/>
    <w:pPr>
      <w:widowControl/>
      <w:spacing w:before="100" w:beforeAutospacing="1" w:after="100" w:afterAutospacing="1"/>
      <w:jc w:val="left"/>
    </w:pPr>
    <w:rPr>
      <w:rFonts w:ascii="宋体" w:eastAsia="宋体" w:hAnsi="宋体" w:cs="宋体"/>
      <w:kern w:val="0"/>
      <w:sz w:val="24"/>
      <w:szCs w:val="24"/>
      <w14:ligatures w14:val="none"/>
    </w:rPr>
  </w:style>
  <w:style w:type="character" w:styleId="HTMLCode">
    <w:name w:val="HTML Code"/>
    <w:basedOn w:val="DefaultParagraphFont"/>
    <w:uiPriority w:val="99"/>
    <w:semiHidden/>
    <w:unhideWhenUsed/>
    <w:rsid w:val="00C423F2"/>
    <w:rPr>
      <w:rFonts w:ascii="宋体" w:eastAsia="宋体" w:hAnsi="宋体" w:cs="宋体"/>
      <w:sz w:val="24"/>
      <w:szCs w:val="24"/>
    </w:rPr>
  </w:style>
  <w:style w:type="paragraph" w:styleId="NoSpacing">
    <w:name w:val="No Spacing"/>
    <w:uiPriority w:val="1"/>
    <w:qFormat/>
    <w:rsid w:val="00C423F2"/>
    <w:pPr>
      <w:widowControl w:val="0"/>
      <w:jc w:val="both"/>
    </w:pPr>
  </w:style>
  <w:style w:type="paragraph" w:styleId="Subtitle">
    <w:name w:val="Subtitle"/>
    <w:basedOn w:val="Normal"/>
    <w:next w:val="Normal"/>
    <w:link w:val="SubtitleChar"/>
    <w:uiPriority w:val="11"/>
    <w:qFormat/>
    <w:rsid w:val="00BF0D73"/>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F0D73"/>
    <w:rPr>
      <w:b/>
      <w:bCs/>
      <w:kern w:val="28"/>
      <w:sz w:val="32"/>
      <w:szCs w:val="32"/>
    </w:rPr>
  </w:style>
  <w:style w:type="table" w:styleId="TableGrid">
    <w:name w:val="Table Grid"/>
    <w:basedOn w:val="TableNormal"/>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37496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74963"/>
    <w:rPr>
      <w:sz w:val="18"/>
      <w:szCs w:val="18"/>
    </w:rPr>
  </w:style>
  <w:style w:type="paragraph" w:styleId="Footer">
    <w:name w:val="footer"/>
    <w:basedOn w:val="Normal"/>
    <w:link w:val="FooterChar"/>
    <w:uiPriority w:val="99"/>
    <w:unhideWhenUsed/>
    <w:rsid w:val="003749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74963"/>
    <w:rPr>
      <w:sz w:val="18"/>
      <w:szCs w:val="18"/>
    </w:rPr>
  </w:style>
  <w:style w:type="paragraph" w:styleId="Revision">
    <w:name w:val="Revision"/>
    <w:hidden/>
    <w:uiPriority w:val="99"/>
    <w:semiHidden/>
    <w:rsid w:val="00AB0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20</Pages>
  <Words>2119</Words>
  <Characters>12082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Evan He</cp:lastModifiedBy>
  <cp:revision>4</cp:revision>
  <dcterms:created xsi:type="dcterms:W3CDTF">2024-01-31T22:58:00Z</dcterms:created>
  <dcterms:modified xsi:type="dcterms:W3CDTF">2024-02-12T23:38:00Z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